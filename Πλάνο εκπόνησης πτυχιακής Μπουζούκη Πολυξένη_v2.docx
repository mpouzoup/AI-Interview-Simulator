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0551" w14:textId="249A955B" w:rsidR="004274E6" w:rsidRPr="00C34B35" w:rsidRDefault="004274E6" w:rsidP="00245A62">
      <w:pPr>
        <w:pStyle w:val="Heading1"/>
        <w:jc w:val="center"/>
        <w:rPr>
          <w:rFonts w:ascii="Arial" w:hAnsi="Arial" w:cs="Arial"/>
          <w:b/>
          <w:bCs/>
          <w:sz w:val="32"/>
          <w:szCs w:val="32"/>
        </w:rPr>
      </w:pPr>
      <w:r w:rsidRPr="00C34B35">
        <w:rPr>
          <w:rFonts w:ascii="Arial" w:hAnsi="Arial" w:cs="Arial"/>
          <w:b/>
          <w:bCs/>
          <w:sz w:val="32"/>
          <w:szCs w:val="32"/>
        </w:rPr>
        <w:t>Πλάνο εκπόνησης πτυχιακής: Μπουζούκη Πολυξένη (4535)</w:t>
      </w:r>
    </w:p>
    <w:p w14:paraId="3B3CF2E9" w14:textId="77777777" w:rsidR="00AD36AB" w:rsidRPr="00C34B35" w:rsidRDefault="00AD36AB" w:rsidP="00245A62">
      <w:pPr>
        <w:jc w:val="both"/>
        <w:rPr>
          <w:rFonts w:ascii="Arial" w:hAnsi="Arial" w:cs="Arial"/>
        </w:rPr>
      </w:pPr>
    </w:p>
    <w:p w14:paraId="6FC7CDAA" w14:textId="77777777" w:rsidR="004274E6" w:rsidRPr="00C34B35" w:rsidRDefault="004274E6" w:rsidP="00245A62">
      <w:pPr>
        <w:pStyle w:val="Heading2"/>
        <w:jc w:val="both"/>
        <w:rPr>
          <w:rFonts w:ascii="Arial" w:hAnsi="Arial" w:cs="Arial"/>
          <w:sz w:val="28"/>
          <w:szCs w:val="28"/>
        </w:rPr>
      </w:pPr>
      <w:r w:rsidRPr="00C34B35">
        <w:rPr>
          <w:rFonts w:ascii="Arial" w:hAnsi="Arial" w:cs="Arial"/>
          <w:sz w:val="28"/>
          <w:szCs w:val="28"/>
        </w:rPr>
        <w:t>Τίτλος</w:t>
      </w:r>
    </w:p>
    <w:p w14:paraId="3979F17C" w14:textId="77777777" w:rsidR="00186C4F" w:rsidRPr="00C34B35" w:rsidRDefault="00186C4F" w:rsidP="00245A62">
      <w:pPr>
        <w:spacing w:before="0" w:after="0" w:line="240" w:lineRule="auto"/>
        <w:jc w:val="both"/>
        <w:rPr>
          <w:rFonts w:ascii="Arial" w:eastAsia="Times New Roman" w:hAnsi="Arial" w:cs="Arial"/>
          <w:color w:val="0E0E0E"/>
          <w:lang w:eastAsia="el-GR"/>
        </w:rPr>
      </w:pPr>
      <w:r w:rsidRPr="00C34B35">
        <w:rPr>
          <w:rFonts w:ascii="Arial" w:eastAsia="Times New Roman" w:hAnsi="Arial" w:cs="Arial"/>
          <w:color w:val="0E0E0E"/>
          <w:lang w:eastAsia="el-GR"/>
        </w:rPr>
        <w:t>Σχεδιασμός και συγκριτική αξιολόγηση script-based και LLM-based conversational</w:t>
      </w:r>
    </w:p>
    <w:p w14:paraId="6D633757" w14:textId="0FF15C98" w:rsidR="00186C4F" w:rsidRPr="00C34B35" w:rsidRDefault="00186C4F" w:rsidP="00245A62">
      <w:pPr>
        <w:spacing w:before="0" w:after="0" w:line="240" w:lineRule="auto"/>
        <w:jc w:val="both"/>
        <w:rPr>
          <w:rFonts w:ascii="Arial" w:eastAsia="Times New Roman" w:hAnsi="Arial" w:cs="Arial"/>
          <w:color w:val="0E0E0E"/>
          <w:lang w:eastAsia="el-GR"/>
        </w:rPr>
      </w:pPr>
      <w:r w:rsidRPr="00C34B35">
        <w:rPr>
          <w:rFonts w:ascii="Arial" w:eastAsia="Times New Roman" w:hAnsi="Arial" w:cs="Arial"/>
          <w:color w:val="0E0E0E"/>
          <w:lang w:eastAsia="el-GR"/>
        </w:rPr>
        <w:t>συστημάτων για προσομοίωση συνέντευξης εργασίας</w:t>
      </w:r>
    </w:p>
    <w:p w14:paraId="63866523" w14:textId="61361430" w:rsidR="004274E6" w:rsidRPr="00C34B35" w:rsidRDefault="004274E6" w:rsidP="00245A62">
      <w:pPr>
        <w:pStyle w:val="Heading2"/>
        <w:jc w:val="both"/>
        <w:rPr>
          <w:rFonts w:ascii="Arial" w:hAnsi="Arial" w:cs="Arial"/>
          <w:sz w:val="28"/>
          <w:szCs w:val="28"/>
        </w:rPr>
      </w:pPr>
      <w:r w:rsidRPr="00C34B35">
        <w:rPr>
          <w:rFonts w:ascii="Arial" w:hAnsi="Arial" w:cs="Arial"/>
          <w:sz w:val="28"/>
          <w:szCs w:val="28"/>
        </w:rPr>
        <w:t>Περιγραφ</w:t>
      </w:r>
      <w:r w:rsidR="00AD36AB" w:rsidRPr="00C34B35">
        <w:rPr>
          <w:rFonts w:ascii="Arial" w:hAnsi="Arial" w:cs="Arial"/>
          <w:sz w:val="28"/>
          <w:szCs w:val="28"/>
        </w:rPr>
        <w:t>ή</w:t>
      </w:r>
    </w:p>
    <w:p w14:paraId="599212A0" w14:textId="6A05B8A9" w:rsidR="004274E6" w:rsidRPr="00C34B35" w:rsidRDefault="004274E6" w:rsidP="00245A62">
      <w:pPr>
        <w:pStyle w:val="NormalWeb"/>
        <w:jc w:val="both"/>
        <w:rPr>
          <w:rFonts w:ascii="Arial" w:hAnsi="Arial" w:cs="Arial"/>
          <w:color w:val="000000"/>
          <w:sz w:val="20"/>
          <w:szCs w:val="20"/>
        </w:rPr>
      </w:pPr>
      <w:r w:rsidRPr="00C34B35">
        <w:rPr>
          <w:rFonts w:ascii="Arial" w:hAnsi="Arial" w:cs="Arial"/>
          <w:color w:val="000000"/>
          <w:sz w:val="20"/>
          <w:szCs w:val="20"/>
        </w:rPr>
        <w:t>Η προσομοίωση συνέντευξης εργασίας αποτελεί ένα εργαλείο εκπαίδευσης και προετοιμασίας υποψηφίων, το οποίο έχει μεγάλη απήχηση</w:t>
      </w:r>
      <w:r w:rsidR="00AD36AB" w:rsidRPr="00C34B35">
        <w:rPr>
          <w:rFonts w:ascii="Arial" w:hAnsi="Arial" w:cs="Arial"/>
          <w:color w:val="000000"/>
          <w:sz w:val="20"/>
          <w:szCs w:val="20"/>
        </w:rPr>
        <w:t>. Ω</w:t>
      </w:r>
      <w:r w:rsidRPr="00C34B35">
        <w:rPr>
          <w:rFonts w:ascii="Arial" w:hAnsi="Arial" w:cs="Arial"/>
          <w:color w:val="000000"/>
          <w:sz w:val="20"/>
          <w:szCs w:val="20"/>
        </w:rPr>
        <w:t xml:space="preserve">στόσο τα περισσότερα διαθέσιμα συστήματα βασίζονται σε προκαθορισμένα σενάρια διαλόγου (έτοιμα </w:t>
      </w:r>
      <w:r w:rsidRPr="00C34B35">
        <w:rPr>
          <w:rFonts w:ascii="Arial" w:hAnsi="Arial" w:cs="Arial"/>
          <w:color w:val="000000"/>
          <w:sz w:val="20"/>
          <w:szCs w:val="20"/>
          <w:lang w:val="en-US"/>
        </w:rPr>
        <w:t>scripts</w:t>
      </w:r>
      <w:r w:rsidRPr="00C34B35">
        <w:rPr>
          <w:rFonts w:ascii="Arial" w:hAnsi="Arial" w:cs="Arial"/>
          <w:color w:val="000000"/>
          <w:sz w:val="20"/>
          <w:szCs w:val="20"/>
        </w:rPr>
        <w:t>) και παρέχουν περιορισμένη και στατική ανατροφοδότηση. Τα τελευταία χρόνια, η εμφάνιση Μεγάλων Γλωσσικών Μοντέλων (LLMs) έχει δημιουργήσει νέες δυνατότητες για τη σχεδίαση προσαρμοστικών και δυναμικών συστημάτων. Τα συστήματα αυτά, μπορούν να προσαρμόζουν</w:t>
      </w:r>
      <w:r w:rsidR="00E067A2" w:rsidRPr="00C34B35">
        <w:rPr>
          <w:rFonts w:ascii="Arial" w:hAnsi="Arial" w:cs="Arial"/>
          <w:color w:val="000000"/>
          <w:sz w:val="20"/>
          <w:szCs w:val="20"/>
        </w:rPr>
        <w:t xml:space="preserve"> τις απαντήσεις και </w:t>
      </w:r>
      <w:r w:rsidRPr="00C34B35">
        <w:rPr>
          <w:rFonts w:ascii="Arial" w:hAnsi="Arial" w:cs="Arial"/>
          <w:color w:val="000000"/>
          <w:sz w:val="20"/>
          <w:szCs w:val="20"/>
        </w:rPr>
        <w:t xml:space="preserve">το feedback με βάση τη συμπεριφορά και τις απαντήσεις του χρήστη. Η πτυχιακή εργασία εστιάζει στη σύγκριση δύο διαφορετικών αρχιτεκτονικών διαλόγου για την προσομοίωση συνέντευξης εργασίας: ενός συστήματος βασισμένου σε προκαθορισμένα σενάρια (script-based dialogue system) και ενός συστήματος βασισμένου σε LLMs που παρέχει δυναμικό και εξατομικευμένο feedback. Δίνεται έμφαση στη μελέτη της επίδρασης των δύο προσεγγίσεων στο άγχος των χρηστών, καθώς και στην υποκειμενική εμπειρία αλληλεπίδρασης, όπως η αντιλαμβανόμενη υποστήριξη, η φυσικότητα και η εμπιστοσύνη προς το σύστημα. Παρόλο που στη βιβλιογραφία υπάρχουν μελέτες που εξετάζουν τη χρήση conversational agents και LLMs σε εκπαιδευτικά ή συμβουλευτικά πλαίσια, δεν έχει μελετηθεί επαρκώς η συγκριτική επίδραση δυναμικού εξατομικευμένου feedback </w:t>
      </w:r>
      <w:r w:rsidR="00AD36AB" w:rsidRPr="00C34B35">
        <w:rPr>
          <w:rFonts w:ascii="Arial" w:hAnsi="Arial" w:cs="Arial"/>
          <w:color w:val="000000"/>
          <w:sz w:val="20"/>
          <w:szCs w:val="20"/>
        </w:rPr>
        <w:t>σε αντίθεση με</w:t>
      </w:r>
      <w:r w:rsidRPr="00C34B35">
        <w:rPr>
          <w:rFonts w:ascii="Arial" w:hAnsi="Arial" w:cs="Arial"/>
          <w:color w:val="000000"/>
          <w:sz w:val="20"/>
          <w:szCs w:val="20"/>
        </w:rPr>
        <w:t xml:space="preserve"> στατικ</w:t>
      </w:r>
      <w:r w:rsidR="00AD36AB" w:rsidRPr="00C34B35">
        <w:rPr>
          <w:rFonts w:ascii="Arial" w:hAnsi="Arial" w:cs="Arial"/>
          <w:color w:val="000000"/>
          <w:sz w:val="20"/>
          <w:szCs w:val="20"/>
        </w:rPr>
        <w:t>ά</w:t>
      </w:r>
      <w:r w:rsidRPr="00C34B35">
        <w:rPr>
          <w:rFonts w:ascii="Arial" w:hAnsi="Arial" w:cs="Arial"/>
          <w:color w:val="000000"/>
          <w:sz w:val="20"/>
          <w:szCs w:val="20"/>
        </w:rPr>
        <w:t xml:space="preserve"> σεν</w:t>
      </w:r>
      <w:r w:rsidR="00AD36AB" w:rsidRPr="00C34B35">
        <w:rPr>
          <w:rFonts w:ascii="Arial" w:hAnsi="Arial" w:cs="Arial"/>
          <w:color w:val="000000"/>
          <w:sz w:val="20"/>
          <w:szCs w:val="20"/>
        </w:rPr>
        <w:t>ά</w:t>
      </w:r>
      <w:r w:rsidRPr="00C34B35">
        <w:rPr>
          <w:rFonts w:ascii="Arial" w:hAnsi="Arial" w:cs="Arial"/>
          <w:color w:val="000000"/>
          <w:sz w:val="20"/>
          <w:szCs w:val="20"/>
        </w:rPr>
        <w:t>ρ</w:t>
      </w:r>
      <w:r w:rsidR="00AD36AB" w:rsidRPr="00C34B35">
        <w:rPr>
          <w:rFonts w:ascii="Arial" w:hAnsi="Arial" w:cs="Arial"/>
          <w:color w:val="000000"/>
          <w:sz w:val="20"/>
          <w:szCs w:val="20"/>
        </w:rPr>
        <w:t>ια</w:t>
      </w:r>
      <w:r w:rsidRPr="00C34B35">
        <w:rPr>
          <w:rFonts w:ascii="Arial" w:hAnsi="Arial" w:cs="Arial"/>
          <w:color w:val="000000"/>
          <w:sz w:val="20"/>
          <w:szCs w:val="20"/>
        </w:rPr>
        <w:t xml:space="preserve"> στο άγχος χρηστών κατά τη διάρκεια προσομοίωσης συνέντευξης. Στόχος της εργασίας είναι ο σχεδιασμός και η πειραματική αξιολόγηση των δύο συστημάτων μέσω μελέτης χρηστών, ώστε να διερευνηθεί κατά πόσο η χρήση LLMs μπορεί να συμβάλει στη βελτίωση της εμπειρίας χρήστη και στη μείωση του άγχους.</w:t>
      </w:r>
    </w:p>
    <w:p w14:paraId="5BEA5543" w14:textId="40277E10" w:rsidR="004274E6" w:rsidRPr="00C34B35" w:rsidRDefault="004274E6" w:rsidP="00245A62">
      <w:pPr>
        <w:pStyle w:val="Heading2"/>
        <w:jc w:val="both"/>
        <w:rPr>
          <w:rFonts w:ascii="Arial" w:hAnsi="Arial" w:cs="Arial"/>
          <w:sz w:val="28"/>
          <w:szCs w:val="28"/>
        </w:rPr>
      </w:pPr>
      <w:r w:rsidRPr="00C34B35">
        <w:rPr>
          <w:rFonts w:ascii="Arial" w:hAnsi="Arial" w:cs="Arial"/>
          <w:sz w:val="28"/>
          <w:szCs w:val="28"/>
        </w:rPr>
        <w:t>Απαιτο</w:t>
      </w:r>
      <w:r w:rsidR="00AD36AB" w:rsidRPr="00C34B35">
        <w:rPr>
          <w:rFonts w:ascii="Arial" w:hAnsi="Arial" w:cs="Arial"/>
          <w:sz w:val="28"/>
          <w:szCs w:val="28"/>
        </w:rPr>
        <w:t>ύ</w:t>
      </w:r>
      <w:r w:rsidRPr="00C34B35">
        <w:rPr>
          <w:rFonts w:ascii="Arial" w:hAnsi="Arial" w:cs="Arial"/>
          <w:sz w:val="28"/>
          <w:szCs w:val="28"/>
        </w:rPr>
        <w:t>μενε</w:t>
      </w:r>
      <w:r w:rsidR="00AD36AB" w:rsidRPr="00C34B35">
        <w:rPr>
          <w:rFonts w:ascii="Arial" w:hAnsi="Arial" w:cs="Arial"/>
          <w:sz w:val="28"/>
          <w:szCs w:val="28"/>
        </w:rPr>
        <w:t>ς</w:t>
      </w:r>
      <w:r w:rsidRPr="00C34B35">
        <w:rPr>
          <w:rFonts w:ascii="Arial" w:hAnsi="Arial" w:cs="Arial"/>
          <w:sz w:val="28"/>
          <w:szCs w:val="28"/>
        </w:rPr>
        <w:t xml:space="preserve"> γν</w:t>
      </w:r>
      <w:r w:rsidR="00AD36AB" w:rsidRPr="00C34B35">
        <w:rPr>
          <w:rFonts w:ascii="Arial" w:hAnsi="Arial" w:cs="Arial"/>
          <w:sz w:val="28"/>
          <w:szCs w:val="28"/>
        </w:rPr>
        <w:t>ώ</w:t>
      </w:r>
      <w:r w:rsidRPr="00C34B35">
        <w:rPr>
          <w:rFonts w:ascii="Arial" w:hAnsi="Arial" w:cs="Arial"/>
          <w:sz w:val="28"/>
          <w:szCs w:val="28"/>
        </w:rPr>
        <w:t>σει</w:t>
      </w:r>
      <w:r w:rsidR="00AD36AB" w:rsidRPr="00C34B35">
        <w:rPr>
          <w:rFonts w:ascii="Arial" w:hAnsi="Arial" w:cs="Arial"/>
          <w:sz w:val="28"/>
          <w:szCs w:val="28"/>
        </w:rPr>
        <w:t>ς</w:t>
      </w:r>
      <w:r w:rsidRPr="00C34B35">
        <w:rPr>
          <w:rFonts w:ascii="Arial" w:hAnsi="Arial" w:cs="Arial"/>
          <w:sz w:val="28"/>
          <w:szCs w:val="28"/>
        </w:rPr>
        <w:t>/</w:t>
      </w:r>
      <w:r w:rsidR="00AD36AB" w:rsidRPr="00C34B35">
        <w:rPr>
          <w:rFonts w:ascii="Arial" w:hAnsi="Arial" w:cs="Arial"/>
          <w:sz w:val="28"/>
          <w:szCs w:val="28"/>
        </w:rPr>
        <w:t xml:space="preserve"> </w:t>
      </w:r>
      <w:r w:rsidRPr="00C34B35">
        <w:rPr>
          <w:rFonts w:ascii="Arial" w:hAnsi="Arial" w:cs="Arial"/>
          <w:sz w:val="28"/>
          <w:szCs w:val="28"/>
        </w:rPr>
        <w:t>δεξιότητε</w:t>
      </w:r>
      <w:r w:rsidR="00AD36AB" w:rsidRPr="00C34B35">
        <w:rPr>
          <w:rFonts w:ascii="Arial" w:hAnsi="Arial" w:cs="Arial"/>
          <w:sz w:val="28"/>
          <w:szCs w:val="28"/>
        </w:rPr>
        <w:t>ς</w:t>
      </w:r>
    </w:p>
    <w:p w14:paraId="47D5C2B5" w14:textId="77777777" w:rsidR="004274E6" w:rsidRPr="00C34B35" w:rsidRDefault="004274E6" w:rsidP="00245A62">
      <w:pPr>
        <w:pStyle w:val="ListParagraph"/>
        <w:numPr>
          <w:ilvl w:val="0"/>
          <w:numId w:val="1"/>
        </w:numPr>
        <w:jc w:val="both"/>
        <w:rPr>
          <w:rFonts w:ascii="Arial" w:hAnsi="Arial" w:cs="Arial"/>
        </w:rPr>
      </w:pPr>
      <w:r w:rsidRPr="00C34B35">
        <w:rPr>
          <w:rFonts w:ascii="Arial" w:hAnsi="Arial" w:cs="Arial"/>
        </w:rPr>
        <w:t>Αγγλικά: απαραίτητα για τη μελέτη της βιβλιογραφίας.</w:t>
      </w:r>
    </w:p>
    <w:p w14:paraId="6E9B6BA6" w14:textId="56E66D89" w:rsidR="004274E6" w:rsidRPr="00C34B35" w:rsidRDefault="004274E6" w:rsidP="00245A62">
      <w:pPr>
        <w:pStyle w:val="ListParagraph"/>
        <w:numPr>
          <w:ilvl w:val="0"/>
          <w:numId w:val="1"/>
        </w:numPr>
        <w:jc w:val="both"/>
        <w:rPr>
          <w:rFonts w:ascii="Arial" w:hAnsi="Arial" w:cs="Arial"/>
        </w:rPr>
      </w:pPr>
      <w:r w:rsidRPr="00C34B35">
        <w:rPr>
          <w:rFonts w:ascii="Arial" w:hAnsi="Arial" w:cs="Arial"/>
        </w:rPr>
        <w:t>Γνώσεις προγραμματισμού (ιδανικά γλώσσ</w:t>
      </w:r>
      <w:r w:rsidR="00AD36AB" w:rsidRPr="00C34B35">
        <w:rPr>
          <w:rFonts w:ascii="Arial" w:hAnsi="Arial" w:cs="Arial"/>
        </w:rPr>
        <w:t xml:space="preserve">ες </w:t>
      </w:r>
      <w:r w:rsidR="00AD36AB" w:rsidRPr="00C34B35">
        <w:rPr>
          <w:rFonts w:ascii="Arial" w:hAnsi="Arial" w:cs="Arial"/>
          <w:lang w:val="en-US"/>
        </w:rPr>
        <w:t>PHP</w:t>
      </w:r>
      <w:r w:rsidR="00AD36AB" w:rsidRPr="00C34B35">
        <w:rPr>
          <w:rFonts w:ascii="Arial" w:hAnsi="Arial" w:cs="Arial"/>
        </w:rPr>
        <w:t xml:space="preserve">, </w:t>
      </w:r>
      <w:r w:rsidR="00AD36AB" w:rsidRPr="00C34B35">
        <w:rPr>
          <w:rFonts w:ascii="Arial" w:hAnsi="Arial" w:cs="Arial"/>
          <w:lang w:val="en-US"/>
        </w:rPr>
        <w:t>CSS</w:t>
      </w:r>
      <w:r w:rsidR="00AD36AB" w:rsidRPr="00C34B35">
        <w:rPr>
          <w:rFonts w:ascii="Arial" w:hAnsi="Arial" w:cs="Arial"/>
        </w:rPr>
        <w:t xml:space="preserve">, </w:t>
      </w:r>
      <w:r w:rsidR="00AD36AB" w:rsidRPr="00C34B35">
        <w:rPr>
          <w:rFonts w:ascii="Arial" w:hAnsi="Arial" w:cs="Arial"/>
          <w:lang w:val="en-US"/>
        </w:rPr>
        <w:t>MySQL</w:t>
      </w:r>
      <w:r w:rsidRPr="00C34B35">
        <w:rPr>
          <w:rFonts w:ascii="Arial" w:hAnsi="Arial" w:cs="Arial"/>
        </w:rPr>
        <w:t>): απαραίτητ</w:t>
      </w:r>
      <w:r w:rsidR="00AD36AB" w:rsidRPr="00C34B35">
        <w:rPr>
          <w:rFonts w:ascii="Arial" w:hAnsi="Arial" w:cs="Arial"/>
        </w:rPr>
        <w:t>ες</w:t>
      </w:r>
      <w:r w:rsidRPr="00C34B35">
        <w:rPr>
          <w:rFonts w:ascii="Arial" w:hAnsi="Arial" w:cs="Arial"/>
        </w:rPr>
        <w:t xml:space="preserve"> για την </w:t>
      </w:r>
      <w:r w:rsidR="00AD36AB" w:rsidRPr="00C34B35">
        <w:rPr>
          <w:rFonts w:ascii="Arial" w:hAnsi="Arial" w:cs="Arial"/>
        </w:rPr>
        <w:t xml:space="preserve">ανάπτυξη των συστημάτων και τη συλλογή και ανάλυση </w:t>
      </w:r>
      <w:r w:rsidRPr="00C34B35">
        <w:rPr>
          <w:rFonts w:ascii="Arial" w:hAnsi="Arial" w:cs="Arial"/>
        </w:rPr>
        <w:t>των δεδομένων.</w:t>
      </w:r>
    </w:p>
    <w:p w14:paraId="778B3DFB" w14:textId="044B5AF8" w:rsidR="004A1FC8" w:rsidRPr="00C34B35" w:rsidRDefault="004A1FC8" w:rsidP="00A541C3">
      <w:pPr>
        <w:rPr>
          <w:rFonts w:ascii="Arial" w:hAnsi="Arial" w:cs="Arial"/>
        </w:rPr>
      </w:pPr>
    </w:p>
    <w:p w14:paraId="5B7DAD99" w14:textId="77777777" w:rsidR="004274E6" w:rsidRPr="00C34B35" w:rsidRDefault="004274E6" w:rsidP="00245A62">
      <w:pPr>
        <w:pStyle w:val="Heading2"/>
        <w:jc w:val="both"/>
        <w:rPr>
          <w:rFonts w:ascii="Arial" w:hAnsi="Arial" w:cs="Arial"/>
          <w:sz w:val="28"/>
          <w:szCs w:val="28"/>
          <w:lang w:val="en-US"/>
        </w:rPr>
      </w:pPr>
      <w:r w:rsidRPr="00C34B35">
        <w:rPr>
          <w:rFonts w:ascii="Arial" w:hAnsi="Arial" w:cs="Arial"/>
          <w:sz w:val="28"/>
          <w:szCs w:val="28"/>
        </w:rPr>
        <w:t>Ενδεικτική βιβλιογραφία</w:t>
      </w:r>
    </w:p>
    <w:p w14:paraId="2C50E69B" w14:textId="28213A7C" w:rsidR="003F4674" w:rsidRPr="00C34B35" w:rsidRDefault="00AA7965" w:rsidP="00AA7965">
      <w:pPr>
        <w:pStyle w:val="ListParagraph"/>
        <w:numPr>
          <w:ilvl w:val="0"/>
          <w:numId w:val="10"/>
        </w:numPr>
        <w:spacing w:before="0" w:after="0" w:line="480" w:lineRule="auto"/>
        <w:jc w:val="both"/>
        <w:rPr>
          <w:rFonts w:ascii="Arial" w:eastAsia="Times New Roman" w:hAnsi="Arial" w:cs="Arial"/>
        </w:rPr>
      </w:pPr>
      <w:r w:rsidRPr="00C34B35">
        <w:rPr>
          <w:rFonts w:ascii="Arial" w:hAnsi="Arial" w:cs="Arial"/>
          <w:lang w:val="en-US"/>
        </w:rPr>
        <w:t xml:space="preserve">Riefle, L., Alonso, S. A., Jungnitz, M., Rothmaier, A., Wiegand, H., Herrera, R., &amp; Benz, C. (2023). Adaptive conversational agents: Exploring the effect of individualized design on user experience. </w:t>
      </w:r>
      <w:r w:rsidRPr="00C34B35">
        <w:rPr>
          <w:rFonts w:ascii="Arial" w:hAnsi="Arial" w:cs="Arial"/>
          <w:i/>
          <w:iCs/>
          <w:lang w:val="en-US"/>
        </w:rPr>
        <w:t>Proceedings of the 31st European Conference on Information Systems (ECIS 2023 Research-in-Progress Papers)</w:t>
      </w:r>
      <w:r w:rsidRPr="00C34B35">
        <w:rPr>
          <w:rFonts w:ascii="Arial" w:hAnsi="Arial" w:cs="Arial"/>
          <w:lang w:val="en-US"/>
        </w:rPr>
        <w:t xml:space="preserve">. </w:t>
      </w:r>
      <w:r>
        <w:fldChar w:fldCharType="begin"/>
      </w:r>
      <w:r w:rsidRPr="00D012DA">
        <w:rPr>
          <w:lang w:val="en-US"/>
          <w:rPrChange w:id="0" w:author="Polyxeni Bouzouki" w:date="2026-04-28T18:35:00Z" w16du:dateUtc="2026-04-28T15:35:00Z">
            <w:rPr/>
          </w:rPrChange>
        </w:rPr>
        <w:instrText>HYPERLINK "https://aisel.aisnet.org/ecis2023_rip/17"</w:instrText>
      </w:r>
      <w:r>
        <w:fldChar w:fldCharType="separate"/>
      </w:r>
      <w:r w:rsidRPr="00C34B35">
        <w:rPr>
          <w:rStyle w:val="Hyperlink"/>
          <w:rFonts w:ascii="Arial" w:hAnsi="Arial" w:cs="Arial"/>
        </w:rPr>
        <w:t>https://aisel.aisnet.org/ecis2023_rip/17</w:t>
      </w:r>
      <w:r>
        <w:fldChar w:fldCharType="end"/>
      </w:r>
      <w:r w:rsidR="003F4674" w:rsidRPr="00C34B35">
        <w:rPr>
          <w:rFonts w:ascii="Arial" w:hAnsi="Arial" w:cs="Arial"/>
        </w:rPr>
        <w:t xml:space="preserve"> </w:t>
      </w:r>
      <w:r w:rsidR="003A52E9" w:rsidRPr="00C34B35">
        <w:rPr>
          <w:rFonts w:ascii="Arial" w:hAnsi="Arial" w:cs="Arial"/>
        </w:rPr>
        <w:t xml:space="preserve">(μελέτη που συγκρίνει </w:t>
      </w:r>
      <w:r w:rsidR="003A52E9" w:rsidRPr="00C34B35">
        <w:rPr>
          <w:rFonts w:ascii="Arial" w:hAnsi="Arial" w:cs="Arial"/>
          <w:lang w:val="en-US"/>
        </w:rPr>
        <w:t>adaptive</w:t>
      </w:r>
      <w:r w:rsidR="003A52E9" w:rsidRPr="00C34B35">
        <w:rPr>
          <w:rFonts w:ascii="Arial" w:hAnsi="Arial" w:cs="Arial"/>
        </w:rPr>
        <w:t xml:space="preserve"> και </w:t>
      </w:r>
      <w:r w:rsidR="003A52E9" w:rsidRPr="00C34B35">
        <w:rPr>
          <w:rFonts w:ascii="Arial" w:hAnsi="Arial" w:cs="Arial"/>
          <w:lang w:val="en-US"/>
        </w:rPr>
        <w:t>non</w:t>
      </w:r>
      <w:r w:rsidR="003A52E9" w:rsidRPr="00C34B35">
        <w:rPr>
          <w:rFonts w:ascii="Arial" w:hAnsi="Arial" w:cs="Arial"/>
        </w:rPr>
        <w:t>-</w:t>
      </w:r>
      <w:r w:rsidR="003A52E9" w:rsidRPr="00C34B35">
        <w:rPr>
          <w:rFonts w:ascii="Arial" w:hAnsi="Arial" w:cs="Arial"/>
          <w:lang w:val="en-US"/>
        </w:rPr>
        <w:t>adaptive</w:t>
      </w:r>
      <w:r w:rsidR="003A52E9" w:rsidRPr="00C34B35">
        <w:rPr>
          <w:rFonts w:ascii="Arial" w:hAnsi="Arial" w:cs="Arial"/>
        </w:rPr>
        <w:t xml:space="preserve"> </w:t>
      </w:r>
      <w:r w:rsidR="003A52E9" w:rsidRPr="00C34B35">
        <w:rPr>
          <w:rFonts w:ascii="Arial" w:hAnsi="Arial" w:cs="Arial"/>
          <w:lang w:val="en-US"/>
        </w:rPr>
        <w:t>conversational</w:t>
      </w:r>
      <w:r w:rsidR="003A52E9" w:rsidRPr="00C34B35">
        <w:rPr>
          <w:rFonts w:ascii="Arial" w:hAnsi="Arial" w:cs="Arial"/>
        </w:rPr>
        <w:t xml:space="preserve"> </w:t>
      </w:r>
      <w:r w:rsidR="003A52E9" w:rsidRPr="00C34B35">
        <w:rPr>
          <w:rFonts w:ascii="Arial" w:hAnsi="Arial" w:cs="Arial"/>
          <w:lang w:val="en-US"/>
        </w:rPr>
        <w:t>agents</w:t>
      </w:r>
      <w:r w:rsidR="003A52E9" w:rsidRPr="00C34B35">
        <w:rPr>
          <w:rFonts w:ascii="Arial" w:hAnsi="Arial" w:cs="Arial"/>
        </w:rPr>
        <w:t xml:space="preserve"> και αξιολογεί την εμπειρία χρήστη)</w:t>
      </w:r>
    </w:p>
    <w:p w14:paraId="33B5DF79" w14:textId="535E11E8" w:rsidR="00B60EBA" w:rsidRPr="00B822FC" w:rsidRDefault="00B822FC" w:rsidP="00B822FC">
      <w:pPr>
        <w:pStyle w:val="ListParagraph"/>
        <w:numPr>
          <w:ilvl w:val="0"/>
          <w:numId w:val="10"/>
        </w:numPr>
        <w:spacing w:before="0" w:after="0" w:line="480" w:lineRule="auto"/>
        <w:jc w:val="both"/>
        <w:rPr>
          <w:rFonts w:ascii="Arial" w:eastAsia="Times New Roman" w:hAnsi="Arial" w:cs="Arial"/>
          <w:lang w:eastAsia="el-GR"/>
        </w:rPr>
      </w:pPr>
      <w:r w:rsidRPr="00B822FC">
        <w:rPr>
          <w:rFonts w:ascii="Arial" w:eastAsia="Times New Roman" w:hAnsi="Arial" w:cs="Arial"/>
          <w:lang w:val="en-US" w:eastAsia="el-GR"/>
        </w:rPr>
        <w:lastRenderedPageBreak/>
        <w:t xml:space="preserve">Sanjana, S., Li, J., &amp; He, S. (2025). A systematic review of AI-driven interviewing systems for technical and professional skills. </w:t>
      </w:r>
      <w:r w:rsidRPr="00B822FC">
        <w:rPr>
          <w:rFonts w:ascii="Arial" w:eastAsia="Times New Roman" w:hAnsi="Arial" w:cs="Arial"/>
          <w:i/>
          <w:iCs/>
          <w:lang w:val="en-US" w:eastAsia="el-GR"/>
        </w:rPr>
        <w:t>Proceedings of the ISCAP Conference on Information Systems and Computing Education</w:t>
      </w:r>
      <w:r w:rsidRPr="00B822FC">
        <w:rPr>
          <w:rFonts w:ascii="Arial" w:eastAsia="Times New Roman" w:hAnsi="Arial" w:cs="Arial"/>
          <w:lang w:val="en-US" w:eastAsia="el-GR"/>
        </w:rPr>
        <w:t>, (v11 n6438), 4901–4910.</w:t>
      </w:r>
      <w:r w:rsidR="00AA7965" w:rsidRPr="00B822FC">
        <w:rPr>
          <w:rFonts w:ascii="Arial" w:eastAsia="Times New Roman" w:hAnsi="Arial" w:cs="Arial"/>
          <w:lang w:val="en-US" w:eastAsia="el-GR"/>
        </w:rPr>
        <w:t xml:space="preserve"> </w:t>
      </w:r>
      <w:r w:rsidR="003A52E9" w:rsidRPr="00B822FC">
        <w:rPr>
          <w:rFonts w:ascii="Arial" w:hAnsi="Arial" w:cs="Arial"/>
        </w:rPr>
        <w:t>(</w:t>
      </w:r>
      <w:r w:rsidR="003A52E9" w:rsidRPr="00B822FC">
        <w:rPr>
          <w:rFonts w:ascii="Arial" w:hAnsi="Arial" w:cs="Arial"/>
          <w:lang w:val="en-US"/>
        </w:rPr>
        <w:t>review</w:t>
      </w:r>
      <w:r w:rsidR="003A52E9" w:rsidRPr="00B822FC">
        <w:rPr>
          <w:rFonts w:ascii="Arial" w:hAnsi="Arial" w:cs="Arial"/>
        </w:rPr>
        <w:t xml:space="preserve"> που αναλύει τα υπάρχοντα </w:t>
      </w:r>
      <w:r w:rsidR="003A52E9" w:rsidRPr="00B822FC">
        <w:rPr>
          <w:rFonts w:ascii="Arial" w:hAnsi="Arial" w:cs="Arial"/>
          <w:lang w:val="en-US"/>
        </w:rPr>
        <w:t>AI</w:t>
      </w:r>
      <w:r w:rsidR="003A52E9" w:rsidRPr="00B822FC">
        <w:rPr>
          <w:rFonts w:ascii="Arial" w:hAnsi="Arial" w:cs="Arial"/>
        </w:rPr>
        <w:t>-</w:t>
      </w:r>
      <w:r w:rsidR="003A52E9" w:rsidRPr="00B822FC">
        <w:rPr>
          <w:rFonts w:ascii="Arial" w:hAnsi="Arial" w:cs="Arial"/>
          <w:lang w:val="en-US"/>
        </w:rPr>
        <w:t>driven</w:t>
      </w:r>
      <w:r w:rsidR="003A52E9" w:rsidRPr="00B822FC">
        <w:rPr>
          <w:rFonts w:ascii="Arial" w:hAnsi="Arial" w:cs="Arial"/>
        </w:rPr>
        <w:t xml:space="preserve"> συστήματα προσομοίωσης συνέντευξης και δείχνει ελλείψεις σε εξατομίκευση και προσαρμογή)</w:t>
      </w:r>
    </w:p>
    <w:p w14:paraId="1F0CAEA2" w14:textId="31187D0B" w:rsidR="00B60EBA" w:rsidRPr="00C34B35" w:rsidRDefault="00AA7965" w:rsidP="00AA7965">
      <w:pPr>
        <w:pStyle w:val="ListParagraph"/>
        <w:numPr>
          <w:ilvl w:val="0"/>
          <w:numId w:val="10"/>
        </w:numPr>
        <w:spacing w:before="0" w:after="0" w:line="480" w:lineRule="auto"/>
        <w:jc w:val="both"/>
        <w:rPr>
          <w:rFonts w:ascii="Arial" w:eastAsia="Times New Roman" w:hAnsi="Arial" w:cs="Arial"/>
        </w:rPr>
      </w:pPr>
      <w:r w:rsidRPr="00C34B35">
        <w:rPr>
          <w:rFonts w:ascii="Arial" w:hAnsi="Arial" w:cs="Arial"/>
          <w:lang w:val="en-US"/>
        </w:rPr>
        <w:t xml:space="preserve">Kwon, J. H., Powell, J., &amp; Chalmers, A. (2013). How level of realism influences anxiety in virtual reality environments for a job interview. </w:t>
      </w:r>
      <w:r w:rsidRPr="00C34B35">
        <w:rPr>
          <w:rFonts w:ascii="Arial" w:hAnsi="Arial" w:cs="Arial"/>
          <w:i/>
          <w:iCs/>
          <w:lang w:val="en-US"/>
        </w:rPr>
        <w:t>International</w:t>
      </w:r>
      <w:r w:rsidRPr="005855ED">
        <w:rPr>
          <w:rFonts w:ascii="Arial" w:hAnsi="Arial" w:cs="Arial"/>
          <w:i/>
          <w:iCs/>
        </w:rPr>
        <w:t xml:space="preserve"> </w:t>
      </w:r>
      <w:r w:rsidRPr="00C34B35">
        <w:rPr>
          <w:rFonts w:ascii="Arial" w:hAnsi="Arial" w:cs="Arial"/>
          <w:i/>
          <w:iCs/>
          <w:lang w:val="en-US"/>
        </w:rPr>
        <w:t>Journal</w:t>
      </w:r>
      <w:r w:rsidRPr="005855ED">
        <w:rPr>
          <w:rFonts w:ascii="Arial" w:hAnsi="Arial" w:cs="Arial"/>
          <w:i/>
          <w:iCs/>
        </w:rPr>
        <w:t xml:space="preserve"> </w:t>
      </w:r>
      <w:r w:rsidRPr="00C34B35">
        <w:rPr>
          <w:rFonts w:ascii="Arial" w:hAnsi="Arial" w:cs="Arial"/>
          <w:i/>
          <w:iCs/>
          <w:lang w:val="en-US"/>
        </w:rPr>
        <w:t>of</w:t>
      </w:r>
      <w:r w:rsidRPr="005855ED">
        <w:rPr>
          <w:rFonts w:ascii="Arial" w:hAnsi="Arial" w:cs="Arial"/>
          <w:i/>
          <w:iCs/>
        </w:rPr>
        <w:t xml:space="preserve"> </w:t>
      </w:r>
      <w:r w:rsidRPr="00C34B35">
        <w:rPr>
          <w:rFonts w:ascii="Arial" w:hAnsi="Arial" w:cs="Arial"/>
          <w:i/>
          <w:iCs/>
          <w:lang w:val="en-US"/>
        </w:rPr>
        <w:t>Human</w:t>
      </w:r>
      <w:r w:rsidRPr="005855ED">
        <w:rPr>
          <w:rFonts w:ascii="Arial" w:hAnsi="Arial" w:cs="Arial"/>
          <w:i/>
          <w:iCs/>
        </w:rPr>
        <w:t>-</w:t>
      </w:r>
      <w:r w:rsidRPr="00C34B35">
        <w:rPr>
          <w:rFonts w:ascii="Arial" w:hAnsi="Arial" w:cs="Arial"/>
          <w:i/>
          <w:iCs/>
          <w:lang w:val="en-US"/>
        </w:rPr>
        <w:t>Computer</w:t>
      </w:r>
      <w:r w:rsidRPr="005855ED">
        <w:rPr>
          <w:rFonts w:ascii="Arial" w:hAnsi="Arial" w:cs="Arial"/>
          <w:i/>
          <w:iCs/>
        </w:rPr>
        <w:t xml:space="preserve"> </w:t>
      </w:r>
      <w:r w:rsidRPr="00C34B35">
        <w:rPr>
          <w:rFonts w:ascii="Arial" w:hAnsi="Arial" w:cs="Arial"/>
          <w:i/>
          <w:iCs/>
          <w:lang w:val="en-US"/>
        </w:rPr>
        <w:t>Studies</w:t>
      </w:r>
      <w:r w:rsidRPr="005855ED">
        <w:rPr>
          <w:rFonts w:ascii="Arial" w:hAnsi="Arial" w:cs="Arial"/>
        </w:rPr>
        <w:t xml:space="preserve">, </w:t>
      </w:r>
      <w:r w:rsidRPr="005855ED">
        <w:rPr>
          <w:rFonts w:ascii="Arial" w:hAnsi="Arial" w:cs="Arial"/>
          <w:i/>
          <w:iCs/>
        </w:rPr>
        <w:t>71</w:t>
      </w:r>
      <w:r w:rsidRPr="005855ED">
        <w:rPr>
          <w:rFonts w:ascii="Arial" w:hAnsi="Arial" w:cs="Arial"/>
        </w:rPr>
        <w:t xml:space="preserve">(10), 978–987. </w:t>
      </w:r>
      <w:hyperlink r:id="rId6" w:history="1">
        <w:r w:rsidRPr="00C34B35">
          <w:rPr>
            <w:rStyle w:val="Hyperlink"/>
            <w:rFonts w:ascii="Arial" w:hAnsi="Arial" w:cs="Arial"/>
            <w:lang w:val="en-US"/>
          </w:rPr>
          <w:t>https</w:t>
        </w:r>
        <w:r w:rsidRPr="00C34B35">
          <w:rPr>
            <w:rStyle w:val="Hyperlink"/>
            <w:rFonts w:ascii="Arial" w:hAnsi="Arial" w:cs="Arial"/>
          </w:rPr>
          <w:t>://</w:t>
        </w:r>
        <w:r w:rsidRPr="00C34B35">
          <w:rPr>
            <w:rStyle w:val="Hyperlink"/>
            <w:rFonts w:ascii="Arial" w:hAnsi="Arial" w:cs="Arial"/>
            <w:lang w:val="en-US"/>
          </w:rPr>
          <w:t>doi</w:t>
        </w:r>
        <w:r w:rsidRPr="00C34B35">
          <w:rPr>
            <w:rStyle w:val="Hyperlink"/>
            <w:rFonts w:ascii="Arial" w:hAnsi="Arial" w:cs="Arial"/>
          </w:rPr>
          <w:t>.</w:t>
        </w:r>
        <w:r w:rsidRPr="00C34B35">
          <w:rPr>
            <w:rStyle w:val="Hyperlink"/>
            <w:rFonts w:ascii="Arial" w:hAnsi="Arial" w:cs="Arial"/>
            <w:lang w:val="en-US"/>
          </w:rPr>
          <w:t>org</w:t>
        </w:r>
        <w:r w:rsidRPr="00C34B35">
          <w:rPr>
            <w:rStyle w:val="Hyperlink"/>
            <w:rFonts w:ascii="Arial" w:hAnsi="Arial" w:cs="Arial"/>
          </w:rPr>
          <w:t>/10.1016/</w:t>
        </w:r>
        <w:r w:rsidRPr="00C34B35">
          <w:rPr>
            <w:rStyle w:val="Hyperlink"/>
            <w:rFonts w:ascii="Arial" w:hAnsi="Arial" w:cs="Arial"/>
            <w:lang w:val="en-US"/>
          </w:rPr>
          <w:t>j</w:t>
        </w:r>
        <w:r w:rsidRPr="00C34B35">
          <w:rPr>
            <w:rStyle w:val="Hyperlink"/>
            <w:rFonts w:ascii="Arial" w:hAnsi="Arial" w:cs="Arial"/>
          </w:rPr>
          <w:t>.</w:t>
        </w:r>
        <w:r w:rsidRPr="00C34B35">
          <w:rPr>
            <w:rStyle w:val="Hyperlink"/>
            <w:rFonts w:ascii="Arial" w:hAnsi="Arial" w:cs="Arial"/>
            <w:lang w:val="en-US"/>
          </w:rPr>
          <w:t>ijhcs</w:t>
        </w:r>
        <w:r w:rsidRPr="00C34B35">
          <w:rPr>
            <w:rStyle w:val="Hyperlink"/>
            <w:rFonts w:ascii="Arial" w:hAnsi="Arial" w:cs="Arial"/>
          </w:rPr>
          <w:t>.2013.07.003</w:t>
        </w:r>
      </w:hyperlink>
      <w:r w:rsidR="003A52E9" w:rsidRPr="00C34B35">
        <w:rPr>
          <w:rFonts w:ascii="Arial" w:hAnsi="Arial" w:cs="Arial"/>
          <w:i/>
          <w:iCs/>
        </w:rPr>
        <w:t xml:space="preserve"> (</w:t>
      </w:r>
      <w:r w:rsidR="003A52E9" w:rsidRPr="00C34B35">
        <w:rPr>
          <w:rFonts w:ascii="Arial" w:hAnsi="Arial" w:cs="Arial"/>
        </w:rPr>
        <w:t xml:space="preserve">μελέτη που εξετάζει </w:t>
      </w:r>
      <w:r w:rsidR="00C80A9E" w:rsidRPr="00C34B35">
        <w:rPr>
          <w:rFonts w:ascii="Arial" w:hAnsi="Arial" w:cs="Arial"/>
        </w:rPr>
        <w:t xml:space="preserve">πώς το επίπεδο ρεαλισμού επηρεάζει </w:t>
      </w:r>
      <w:r w:rsidR="003A52E9" w:rsidRPr="00C34B35">
        <w:rPr>
          <w:rFonts w:ascii="Arial" w:hAnsi="Arial" w:cs="Arial"/>
        </w:rPr>
        <w:t>το άγχος χρηστών σ</w:t>
      </w:r>
      <w:r w:rsidR="00C80A9E" w:rsidRPr="00C34B35">
        <w:rPr>
          <w:rFonts w:ascii="Arial" w:hAnsi="Arial" w:cs="Arial"/>
        </w:rPr>
        <w:t>το</w:t>
      </w:r>
      <w:r w:rsidR="003A52E9" w:rsidRPr="00C34B35">
        <w:rPr>
          <w:rFonts w:ascii="Arial" w:hAnsi="Arial" w:cs="Arial"/>
        </w:rPr>
        <w:t xml:space="preserve"> πλαίσιο προσομοίωσης συνέντευξης εργασίας)</w:t>
      </w:r>
    </w:p>
    <w:p w14:paraId="627A9170" w14:textId="77777777" w:rsidR="00461FAE" w:rsidRPr="00C34B35" w:rsidRDefault="00461FAE" w:rsidP="00461FAE">
      <w:pPr>
        <w:pStyle w:val="ListParagraph"/>
        <w:numPr>
          <w:ilvl w:val="0"/>
          <w:numId w:val="10"/>
        </w:numPr>
        <w:spacing w:before="0" w:after="0" w:line="480" w:lineRule="auto"/>
        <w:jc w:val="both"/>
        <w:rPr>
          <w:rFonts w:ascii="Arial" w:eastAsia="Times New Roman" w:hAnsi="Arial" w:cs="Arial"/>
        </w:rPr>
      </w:pPr>
      <w:r w:rsidRPr="00C34B35">
        <w:rPr>
          <w:rFonts w:ascii="Arial" w:hAnsi="Arial" w:cs="Arial"/>
          <w:lang w:val="en-US"/>
        </w:rPr>
        <w:t xml:space="preserve">Ha, J., Jeon, H., Han, D., Seo, J., &amp; Oh, C. (2024). CloChat: Understanding how people customize, interact, and experience personas in large language models. </w:t>
      </w:r>
      <w:r w:rsidRPr="00C34B35">
        <w:rPr>
          <w:rFonts w:ascii="Arial" w:hAnsi="Arial" w:cs="Arial"/>
          <w:i/>
          <w:iCs/>
          <w:lang w:val="en-US"/>
        </w:rPr>
        <w:t>Proceedings of the 2024 CHI Conference on Human Factors in Computing Systems, CHI ’24</w:t>
      </w:r>
      <w:r w:rsidRPr="00C34B35">
        <w:rPr>
          <w:rFonts w:ascii="Arial" w:hAnsi="Arial" w:cs="Arial"/>
          <w:lang w:val="en-US"/>
        </w:rPr>
        <w:t xml:space="preserve">, 1–24. </w:t>
      </w:r>
      <w:r>
        <w:fldChar w:fldCharType="begin"/>
      </w:r>
      <w:r w:rsidRPr="00D012DA">
        <w:rPr>
          <w:lang w:val="en-US"/>
          <w:rPrChange w:id="1" w:author="Polyxeni Bouzouki" w:date="2026-04-28T18:35:00Z" w16du:dateUtc="2026-04-28T15:35:00Z">
            <w:rPr/>
          </w:rPrChange>
        </w:rPr>
        <w:instrText>HYPERLINK "https://doi.org/10.1145/3613904.3642472"</w:instrText>
      </w:r>
      <w:r>
        <w:fldChar w:fldCharType="separate"/>
      </w:r>
      <w:r w:rsidRPr="00C34B35">
        <w:rPr>
          <w:rStyle w:val="Hyperlink"/>
          <w:rFonts w:ascii="Arial" w:hAnsi="Arial" w:cs="Arial"/>
        </w:rPr>
        <w:t>https://doi.org/10.1145/3613904.3642472</w:t>
      </w:r>
      <w:r>
        <w:fldChar w:fldCharType="end"/>
      </w:r>
    </w:p>
    <w:p w14:paraId="4E17310D" w14:textId="3A40C962" w:rsidR="00A43954" w:rsidRPr="00C34B35" w:rsidRDefault="00A43954" w:rsidP="00461FAE">
      <w:pPr>
        <w:pStyle w:val="ListParagraph"/>
        <w:spacing w:before="0" w:after="1" w:line="480" w:lineRule="auto"/>
        <w:jc w:val="both"/>
        <w:rPr>
          <w:rFonts w:ascii="Arial" w:eastAsia="Times New Roman" w:hAnsi="Arial" w:cs="Arial"/>
        </w:rPr>
      </w:pPr>
      <w:r w:rsidRPr="00C34B35">
        <w:rPr>
          <w:rFonts w:ascii="Arial" w:hAnsi="Arial" w:cs="Arial"/>
          <w:b/>
          <w:bCs/>
        </w:rPr>
        <w:t>(</w:t>
      </w:r>
      <w:r w:rsidRPr="00C34B35">
        <w:rPr>
          <w:rStyle w:val="Strong"/>
          <w:rFonts w:ascii="Arial" w:hAnsi="Arial" w:cs="Arial"/>
          <w:b w:val="0"/>
          <w:bCs w:val="0"/>
          <w:color w:val="000000"/>
        </w:rPr>
        <w:t>μελέτη που εξετάζει πώς η εξατομίκευση και η προσαρμογή personas σε LLM-based conversational agents επηρεάζουν την αλληλεπίδραση και βελτιώνουν την εμπειρία χρήστη και τη δέσμευση</w:t>
      </w:r>
      <w:r w:rsidRPr="00C34B35">
        <w:rPr>
          <w:rFonts w:ascii="Arial" w:hAnsi="Arial" w:cs="Arial"/>
          <w:b/>
          <w:bCs/>
          <w:color w:val="000000"/>
        </w:rPr>
        <w:t>)</w:t>
      </w:r>
    </w:p>
    <w:p w14:paraId="7258BE22" w14:textId="4B8B0959" w:rsidR="00AA7965" w:rsidRPr="00C34B35" w:rsidRDefault="00AA7965" w:rsidP="00AA7965">
      <w:pPr>
        <w:pStyle w:val="ListParagraph"/>
        <w:numPr>
          <w:ilvl w:val="0"/>
          <w:numId w:val="10"/>
        </w:numPr>
        <w:spacing w:before="0" w:after="0" w:line="480" w:lineRule="auto"/>
        <w:jc w:val="both"/>
        <w:rPr>
          <w:rFonts w:ascii="Arial" w:eastAsia="Times New Roman" w:hAnsi="Arial" w:cs="Arial"/>
        </w:rPr>
      </w:pPr>
      <w:r w:rsidRPr="00C34B35">
        <w:rPr>
          <w:rFonts w:ascii="Arial" w:hAnsi="Arial" w:cs="Arial"/>
          <w:lang w:val="en-US"/>
        </w:rPr>
        <w:t xml:space="preserve">Han, X., Zhou, M., Turner, M. J., &amp; Yeh, T. (2021). Designing effective interview chatbots: Automatic chatbot profiling and design suggestion generation for chatbot debugging. </w:t>
      </w:r>
      <w:r w:rsidRPr="00C34B35">
        <w:rPr>
          <w:rFonts w:ascii="Arial" w:hAnsi="Arial" w:cs="Arial"/>
          <w:i/>
          <w:iCs/>
          <w:lang w:val="en-US"/>
        </w:rPr>
        <w:t>Proceedings of the 2021 CHI Conference on Human Factors in Computing Systems, CHI ’21</w:t>
      </w:r>
      <w:r w:rsidRPr="00C34B35">
        <w:rPr>
          <w:rFonts w:ascii="Arial" w:hAnsi="Arial" w:cs="Arial"/>
          <w:lang w:val="en-US"/>
        </w:rPr>
        <w:t xml:space="preserve">, 1–15. </w:t>
      </w:r>
      <w:r>
        <w:fldChar w:fldCharType="begin"/>
      </w:r>
      <w:r w:rsidRPr="00D012DA">
        <w:rPr>
          <w:lang w:val="en-US"/>
          <w:rPrChange w:id="2" w:author="Polyxeni Bouzouki" w:date="2026-04-28T18:35:00Z" w16du:dateUtc="2026-04-28T15:35:00Z">
            <w:rPr/>
          </w:rPrChange>
        </w:rPr>
        <w:instrText>HYPERLINK "https://doi.org/10.1145/3411764.3445569"</w:instrText>
      </w:r>
      <w:r>
        <w:fldChar w:fldCharType="separate"/>
      </w:r>
      <w:r w:rsidRPr="00C34B35">
        <w:rPr>
          <w:rStyle w:val="Hyperlink"/>
          <w:rFonts w:ascii="Arial" w:hAnsi="Arial" w:cs="Arial"/>
        </w:rPr>
        <w:t>https://doi.org/10.1145/3411764.3445569</w:t>
      </w:r>
      <w:r>
        <w:fldChar w:fldCharType="end"/>
      </w:r>
      <w:r w:rsidR="0065533E" w:rsidRPr="00C34B35">
        <w:rPr>
          <w:rFonts w:ascii="Arial" w:hAnsi="Arial" w:cs="Arial"/>
        </w:rPr>
        <w:t xml:space="preserve"> </w:t>
      </w:r>
      <w:r w:rsidR="0065533E" w:rsidRPr="00C34B35">
        <w:rPr>
          <w:rStyle w:val="Emphasis"/>
          <w:rFonts w:ascii="Arial" w:hAnsi="Arial" w:cs="Arial"/>
          <w:color w:val="000000"/>
        </w:rPr>
        <w:t>(</w:t>
      </w:r>
      <w:r w:rsidR="006F69B3" w:rsidRPr="006F69B3">
        <w:rPr>
          <w:rStyle w:val="citation-310"/>
          <w:rFonts w:ascii="Arial" w:hAnsi="Arial" w:cs="Arial"/>
          <w:color w:val="000000"/>
        </w:rPr>
        <w:t>μελέτη που προτείνει μια μέθοδο για τον αυτόματο εντοπισμό λαθών στον σχεδιασμό των chatbots συνέντευξης</w:t>
      </w:r>
      <w:r w:rsidR="006F69B3" w:rsidRPr="006F69B3">
        <w:rPr>
          <w:rFonts w:ascii="Arial" w:hAnsi="Arial" w:cs="Arial"/>
          <w:color w:val="000000"/>
        </w:rPr>
        <w:t>.</w:t>
      </w:r>
      <w:r w:rsidR="006F69B3" w:rsidRPr="006F69B3">
        <w:rPr>
          <w:rStyle w:val="apple-converted-space"/>
          <w:rFonts w:ascii="Arial" w:hAnsi="Arial" w:cs="Arial"/>
          <w:color w:val="000000"/>
        </w:rPr>
        <w:t> </w:t>
      </w:r>
      <w:r w:rsidR="006F69B3" w:rsidRPr="006F69B3">
        <w:rPr>
          <w:rStyle w:val="citation-309"/>
          <w:rFonts w:ascii="Arial" w:hAnsi="Arial" w:cs="Arial"/>
          <w:color w:val="000000"/>
        </w:rPr>
        <w:t>Μέσω της ανάλυσης δεδομένων από πραγματικούς χρήστες, το paper προσφέρει συγκεκριμένες σχεδιαστικές συμβουλές για τη βελτίωση της ροής του διαλόγου και της συνολικής εμπειρίας χρήστη</w:t>
      </w:r>
      <w:r w:rsidR="006F69B3">
        <w:rPr>
          <w:rStyle w:val="Emphasis"/>
          <w:rFonts w:ascii="Arial" w:hAnsi="Arial" w:cs="Arial"/>
          <w:color w:val="000000"/>
        </w:rPr>
        <w:t>)</w:t>
      </w:r>
    </w:p>
    <w:p w14:paraId="1A30AF59" w14:textId="32DB590C" w:rsidR="00A43954" w:rsidRPr="00D648E3" w:rsidRDefault="00AA7965" w:rsidP="00AA7965">
      <w:pPr>
        <w:pStyle w:val="ListParagraph"/>
        <w:numPr>
          <w:ilvl w:val="0"/>
          <w:numId w:val="10"/>
        </w:numPr>
        <w:spacing w:before="0" w:after="0" w:line="480" w:lineRule="auto"/>
        <w:jc w:val="both"/>
        <w:rPr>
          <w:ins w:id="3" w:author="Polyxeni Bouzouki" w:date="2026-05-03T18:50:00Z" w16du:dateUtc="2026-05-03T15:50:00Z"/>
          <w:rStyle w:val="Emphasis"/>
          <w:rFonts w:ascii="Arial" w:eastAsia="Times New Roman" w:hAnsi="Arial" w:cs="Arial"/>
          <w:i w:val="0"/>
          <w:iCs w:val="0"/>
          <w:rPrChange w:id="4" w:author="Polyxeni Bouzouki" w:date="2026-05-03T18:50:00Z" w16du:dateUtc="2026-05-03T15:50:00Z">
            <w:rPr>
              <w:ins w:id="5" w:author="Polyxeni Bouzouki" w:date="2026-05-03T18:50:00Z" w16du:dateUtc="2026-05-03T15:50:00Z"/>
              <w:rStyle w:val="Emphasis"/>
              <w:rFonts w:ascii="Arial" w:hAnsi="Arial" w:cs="Arial"/>
              <w:color w:val="000000"/>
              <w:lang w:val="en-US"/>
            </w:rPr>
          </w:rPrChange>
        </w:rPr>
      </w:pPr>
      <w:r w:rsidRPr="00C34B35">
        <w:rPr>
          <w:rFonts w:ascii="Arial" w:hAnsi="Arial" w:cs="Arial"/>
          <w:lang w:val="en-US"/>
        </w:rPr>
        <w:t xml:space="preserve">Lee, L.-K., Chan, E. H., Tong, K. K.-L., Wong, N. K.-H., Wu, B. S.-Y., Fung, Y.-C., Fong, E. K. S., Leong Hou, U., &amp; Wu, N.-I. (2024). Utilizing virtual reality and generative AI chatbot for job interview simulations. </w:t>
      </w:r>
      <w:r w:rsidRPr="005855ED">
        <w:rPr>
          <w:rFonts w:ascii="Arial" w:hAnsi="Arial" w:cs="Arial"/>
          <w:i/>
          <w:iCs/>
        </w:rPr>
        <w:t xml:space="preserve">2024 </w:t>
      </w:r>
      <w:r w:rsidRPr="00C34B35">
        <w:rPr>
          <w:rFonts w:ascii="Arial" w:hAnsi="Arial" w:cs="Arial"/>
          <w:i/>
          <w:iCs/>
          <w:lang w:val="en-US"/>
        </w:rPr>
        <w:t>International</w:t>
      </w:r>
      <w:r w:rsidRPr="005855ED">
        <w:rPr>
          <w:rFonts w:ascii="Arial" w:hAnsi="Arial" w:cs="Arial"/>
          <w:i/>
          <w:iCs/>
        </w:rPr>
        <w:t xml:space="preserve"> </w:t>
      </w:r>
      <w:r w:rsidRPr="00C34B35">
        <w:rPr>
          <w:rFonts w:ascii="Arial" w:hAnsi="Arial" w:cs="Arial"/>
          <w:i/>
          <w:iCs/>
          <w:lang w:val="en-US"/>
        </w:rPr>
        <w:t>Symposium</w:t>
      </w:r>
      <w:r w:rsidRPr="005855ED">
        <w:rPr>
          <w:rFonts w:ascii="Arial" w:hAnsi="Arial" w:cs="Arial"/>
          <w:i/>
          <w:iCs/>
        </w:rPr>
        <w:t xml:space="preserve"> </w:t>
      </w:r>
      <w:r w:rsidRPr="00C34B35">
        <w:rPr>
          <w:rFonts w:ascii="Arial" w:hAnsi="Arial" w:cs="Arial"/>
          <w:i/>
          <w:iCs/>
          <w:lang w:val="en-US"/>
        </w:rPr>
        <w:t>on</w:t>
      </w:r>
      <w:r w:rsidRPr="005855ED">
        <w:rPr>
          <w:rFonts w:ascii="Arial" w:hAnsi="Arial" w:cs="Arial"/>
          <w:i/>
          <w:iCs/>
        </w:rPr>
        <w:t xml:space="preserve"> </w:t>
      </w:r>
      <w:r w:rsidRPr="00C34B35">
        <w:rPr>
          <w:rFonts w:ascii="Arial" w:hAnsi="Arial" w:cs="Arial"/>
          <w:i/>
          <w:iCs/>
          <w:lang w:val="en-US"/>
        </w:rPr>
        <w:t>Educational</w:t>
      </w:r>
      <w:r w:rsidRPr="005855ED">
        <w:rPr>
          <w:rFonts w:ascii="Arial" w:hAnsi="Arial" w:cs="Arial"/>
          <w:i/>
          <w:iCs/>
        </w:rPr>
        <w:t xml:space="preserve"> </w:t>
      </w:r>
      <w:r w:rsidRPr="00C34B35">
        <w:rPr>
          <w:rFonts w:ascii="Arial" w:hAnsi="Arial" w:cs="Arial"/>
          <w:i/>
          <w:iCs/>
          <w:lang w:val="en-US"/>
        </w:rPr>
        <w:t>Technology</w:t>
      </w:r>
      <w:r w:rsidRPr="005855ED">
        <w:rPr>
          <w:rFonts w:ascii="Arial" w:hAnsi="Arial" w:cs="Arial"/>
          <w:i/>
          <w:iCs/>
        </w:rPr>
        <w:t xml:space="preserve"> (</w:t>
      </w:r>
      <w:r w:rsidRPr="00C34B35">
        <w:rPr>
          <w:rFonts w:ascii="Arial" w:hAnsi="Arial" w:cs="Arial"/>
          <w:i/>
          <w:iCs/>
          <w:lang w:val="en-US"/>
        </w:rPr>
        <w:t>ISET</w:t>
      </w:r>
      <w:r w:rsidRPr="005855ED">
        <w:rPr>
          <w:rFonts w:ascii="Arial" w:hAnsi="Arial" w:cs="Arial"/>
          <w:i/>
          <w:iCs/>
        </w:rPr>
        <w:t>)</w:t>
      </w:r>
      <w:r w:rsidRPr="005855ED">
        <w:rPr>
          <w:rFonts w:ascii="Arial" w:hAnsi="Arial" w:cs="Arial"/>
        </w:rPr>
        <w:t xml:space="preserve">, 209–212. </w:t>
      </w:r>
      <w:hyperlink r:id="rId7" w:history="1">
        <w:r w:rsidRPr="00C34B35">
          <w:rPr>
            <w:rStyle w:val="Hyperlink"/>
            <w:rFonts w:ascii="Arial" w:hAnsi="Arial" w:cs="Arial"/>
            <w:lang w:val="en-US"/>
          </w:rPr>
          <w:t>https</w:t>
        </w:r>
        <w:r w:rsidRPr="00C34B35">
          <w:rPr>
            <w:rStyle w:val="Hyperlink"/>
            <w:rFonts w:ascii="Arial" w:hAnsi="Arial" w:cs="Arial"/>
          </w:rPr>
          <w:t>://</w:t>
        </w:r>
        <w:r w:rsidRPr="00C34B35">
          <w:rPr>
            <w:rStyle w:val="Hyperlink"/>
            <w:rFonts w:ascii="Arial" w:hAnsi="Arial" w:cs="Arial"/>
            <w:lang w:val="en-US"/>
          </w:rPr>
          <w:t>doi</w:t>
        </w:r>
        <w:r w:rsidRPr="00C34B35">
          <w:rPr>
            <w:rStyle w:val="Hyperlink"/>
            <w:rFonts w:ascii="Arial" w:hAnsi="Arial" w:cs="Arial"/>
          </w:rPr>
          <w:t>.</w:t>
        </w:r>
        <w:r w:rsidRPr="00C34B35">
          <w:rPr>
            <w:rStyle w:val="Hyperlink"/>
            <w:rFonts w:ascii="Arial" w:hAnsi="Arial" w:cs="Arial"/>
            <w:lang w:val="en-US"/>
          </w:rPr>
          <w:t>org</w:t>
        </w:r>
        <w:r w:rsidRPr="00C34B35">
          <w:rPr>
            <w:rStyle w:val="Hyperlink"/>
            <w:rFonts w:ascii="Arial" w:hAnsi="Arial" w:cs="Arial"/>
          </w:rPr>
          <w:t>/10.1109/</w:t>
        </w:r>
        <w:r w:rsidRPr="00C34B35">
          <w:rPr>
            <w:rStyle w:val="Hyperlink"/>
            <w:rFonts w:ascii="Arial" w:hAnsi="Arial" w:cs="Arial"/>
            <w:lang w:val="en-US"/>
          </w:rPr>
          <w:t>ISET</w:t>
        </w:r>
        <w:r w:rsidRPr="00C34B35">
          <w:rPr>
            <w:rStyle w:val="Hyperlink"/>
            <w:rFonts w:ascii="Arial" w:hAnsi="Arial" w:cs="Arial"/>
          </w:rPr>
          <w:t>61814.2024.00048</w:t>
        </w:r>
      </w:hyperlink>
      <w:r w:rsidR="0065533E" w:rsidRPr="00C34B35">
        <w:rPr>
          <w:rFonts w:ascii="Arial" w:hAnsi="Arial" w:cs="Arial"/>
        </w:rPr>
        <w:t xml:space="preserve"> </w:t>
      </w:r>
      <w:r w:rsidR="0065533E" w:rsidRPr="00C34B35">
        <w:rPr>
          <w:rStyle w:val="Emphasis"/>
          <w:rFonts w:ascii="Arial" w:hAnsi="Arial" w:cs="Arial"/>
          <w:color w:val="000000"/>
        </w:rPr>
        <w:t xml:space="preserve">(μελέτη που παρουσιάζει ένα σύστημα προσομοίωσης συνέντευξης εργασίας που συνδυάζει </w:t>
      </w:r>
      <w:r w:rsidR="0065533E" w:rsidRPr="00C34B35">
        <w:rPr>
          <w:rStyle w:val="Emphasis"/>
          <w:rFonts w:ascii="Arial" w:hAnsi="Arial" w:cs="Arial"/>
          <w:color w:val="000000"/>
        </w:rPr>
        <w:lastRenderedPageBreak/>
        <w:t>virtual reality και generative AI chatbot, με στόχο τη δημιουργία ρεαλιστικού περιβάλλοντος εξάσκησης και τη μείωση του άγχους των υποψηφίων)</w:t>
      </w:r>
    </w:p>
    <w:p w14:paraId="78CC7021" w14:textId="01F895FE" w:rsidR="00D648E3" w:rsidRPr="00D648E3" w:rsidRDefault="00D648E3">
      <w:pPr>
        <w:pStyle w:val="ListParagraph"/>
        <w:numPr>
          <w:ilvl w:val="0"/>
          <w:numId w:val="10"/>
        </w:numPr>
        <w:spacing w:before="0" w:after="0" w:line="480" w:lineRule="auto"/>
        <w:rPr>
          <w:rFonts w:eastAsia="Times New Roman"/>
        </w:rPr>
        <w:pPrChange w:id="6" w:author="Polyxeni Bouzouki" w:date="2026-05-03T18:50:00Z" w16du:dateUtc="2026-05-03T15:50:00Z">
          <w:pPr>
            <w:pStyle w:val="ListParagraph"/>
            <w:numPr>
              <w:numId w:val="10"/>
            </w:numPr>
            <w:spacing w:before="0" w:after="0" w:line="480" w:lineRule="auto"/>
            <w:ind w:hanging="360"/>
            <w:jc w:val="both"/>
          </w:pPr>
        </w:pPrChange>
      </w:pPr>
      <w:ins w:id="7" w:author="Polyxeni Bouzouki" w:date="2026-05-03T18:50:00Z" w16du:dateUtc="2026-05-03T15:50:00Z">
        <w:r w:rsidRPr="00D648E3">
          <w:rPr>
            <w:lang w:val="en-US"/>
            <w:rPrChange w:id="8" w:author="Polyxeni Bouzouki" w:date="2026-05-03T18:50:00Z" w16du:dateUtc="2026-05-03T15:50:00Z">
              <w:rPr/>
            </w:rPrChange>
          </w:rPr>
          <w:t xml:space="preserve">Amershi, S., Weld, D., Vorvoreanu, M., Fourney, A., Nushi, B., Collisson, P., Suh, J., Iqbal, S., Bennett, P. N., Inkpen, K., Teevan, J., Kikin-Gil, R., &amp; Horvitz, E. (2019). Guidelines for Human-AI Interaction. </w:t>
        </w:r>
        <w:r w:rsidRPr="00D648E3">
          <w:rPr>
            <w:i/>
            <w:iCs/>
            <w:lang w:val="en-US"/>
            <w:rPrChange w:id="9" w:author="Polyxeni Bouzouki" w:date="2026-05-03T18:50:00Z" w16du:dateUtc="2026-05-03T15:50:00Z">
              <w:rPr>
                <w:i/>
                <w:iCs/>
              </w:rPr>
            </w:rPrChange>
          </w:rPr>
          <w:t>Proceedings of the 2019 CHI Conference on Human Factors in Computing Systems</w:t>
        </w:r>
        <w:r w:rsidRPr="00D648E3">
          <w:rPr>
            <w:lang w:val="en-US"/>
            <w:rPrChange w:id="10" w:author="Polyxeni Bouzouki" w:date="2026-05-03T18:50:00Z" w16du:dateUtc="2026-05-03T15:50:00Z">
              <w:rPr/>
            </w:rPrChange>
          </w:rPr>
          <w:t xml:space="preserve">, 1–13. </w:t>
        </w:r>
        <w:r>
          <w:fldChar w:fldCharType="begin"/>
        </w:r>
        <w:r w:rsidRPr="00D648E3">
          <w:rPr>
            <w:lang w:val="en-US"/>
            <w:rPrChange w:id="11" w:author="Polyxeni Bouzouki" w:date="2026-05-03T18:50:00Z" w16du:dateUtc="2026-05-03T15:50:00Z">
              <w:rPr/>
            </w:rPrChange>
          </w:rPr>
          <w:instrText>HYPERLINK "https://doi.org/10.1145/3290605.3300233"</w:instrText>
        </w:r>
        <w:r>
          <w:fldChar w:fldCharType="separate"/>
        </w:r>
        <w:r>
          <w:rPr>
            <w:rStyle w:val="Hyperlink"/>
          </w:rPr>
          <w:t>https://doi.org/10.1145/3290605.3300233</w:t>
        </w:r>
        <w:r>
          <w:fldChar w:fldCharType="end"/>
        </w:r>
      </w:ins>
    </w:p>
    <w:p w14:paraId="1B21E4B8" w14:textId="77777777" w:rsidR="004274E6" w:rsidRPr="00C34B35" w:rsidRDefault="004274E6" w:rsidP="00245A62">
      <w:pPr>
        <w:pStyle w:val="Heading2"/>
        <w:jc w:val="both"/>
        <w:rPr>
          <w:rFonts w:ascii="Arial" w:hAnsi="Arial" w:cs="Arial"/>
          <w:sz w:val="28"/>
          <w:szCs w:val="28"/>
        </w:rPr>
      </w:pPr>
      <w:r w:rsidRPr="00C34B35">
        <w:rPr>
          <w:rFonts w:ascii="Arial" w:hAnsi="Arial" w:cs="Arial"/>
          <w:sz w:val="28"/>
          <w:szCs w:val="28"/>
        </w:rPr>
        <w:t>Προτεινόμενα βήματα</w:t>
      </w:r>
    </w:p>
    <w:p w14:paraId="7E502196" w14:textId="77777777" w:rsidR="004274E6" w:rsidRPr="00C34B35" w:rsidRDefault="004274E6" w:rsidP="00245A62">
      <w:pPr>
        <w:pStyle w:val="Heading3"/>
        <w:jc w:val="both"/>
        <w:rPr>
          <w:rFonts w:ascii="Arial" w:hAnsi="Arial" w:cs="Arial"/>
        </w:rPr>
      </w:pPr>
      <w:r w:rsidRPr="00C34B35">
        <w:rPr>
          <w:rFonts w:ascii="Arial" w:hAnsi="Arial" w:cs="Arial"/>
        </w:rPr>
        <w:t>Βήμα 1) Βιβλιογραφική αναδίφηση</w:t>
      </w:r>
    </w:p>
    <w:p w14:paraId="3494B6C4" w14:textId="3598987E" w:rsidR="00315826" w:rsidRPr="00C34B35" w:rsidRDefault="00315826" w:rsidP="00245A62">
      <w:pPr>
        <w:pStyle w:val="ListParagraph"/>
        <w:numPr>
          <w:ilvl w:val="0"/>
          <w:numId w:val="3"/>
        </w:numPr>
        <w:jc w:val="both"/>
        <w:rPr>
          <w:rFonts w:ascii="Arial" w:hAnsi="Arial" w:cs="Arial"/>
        </w:rPr>
      </w:pPr>
      <w:r w:rsidRPr="00C34B35">
        <w:rPr>
          <w:rFonts w:ascii="Arial" w:hAnsi="Arial" w:cs="Arial"/>
        </w:rPr>
        <w:t xml:space="preserve">Εύρεση και μελέτη περισσότερων </w:t>
      </w:r>
      <w:r w:rsidRPr="00C34B35">
        <w:rPr>
          <w:rFonts w:ascii="Arial" w:hAnsi="Arial" w:cs="Arial"/>
          <w:lang w:val="en-US"/>
        </w:rPr>
        <w:t>papers</w:t>
      </w:r>
      <w:r w:rsidR="00201B97" w:rsidRPr="00926EFD">
        <w:rPr>
          <w:rFonts w:ascii="Arial" w:hAnsi="Arial" w:cs="Arial"/>
        </w:rPr>
        <w:t xml:space="preserve">, </w:t>
      </w:r>
      <w:r w:rsidRPr="00C34B35">
        <w:rPr>
          <w:rFonts w:ascii="Arial" w:hAnsi="Arial" w:cs="Arial"/>
        </w:rPr>
        <w:t xml:space="preserve">που σχετίζονται με </w:t>
      </w:r>
      <w:r w:rsidRPr="00C34B35">
        <w:rPr>
          <w:rFonts w:ascii="Arial" w:hAnsi="Arial" w:cs="Arial"/>
          <w:lang w:val="en-US"/>
        </w:rPr>
        <w:t>converstional</w:t>
      </w:r>
      <w:r w:rsidRPr="00C34B35">
        <w:rPr>
          <w:rFonts w:ascii="Arial" w:hAnsi="Arial" w:cs="Arial"/>
        </w:rPr>
        <w:t xml:space="preserve"> </w:t>
      </w:r>
      <w:r w:rsidRPr="00C34B35">
        <w:rPr>
          <w:rFonts w:ascii="Arial" w:hAnsi="Arial" w:cs="Arial"/>
          <w:lang w:val="en-US"/>
        </w:rPr>
        <w:t>agents</w:t>
      </w:r>
      <w:r w:rsidRPr="00C34B35">
        <w:rPr>
          <w:rFonts w:ascii="Arial" w:hAnsi="Arial" w:cs="Arial"/>
        </w:rPr>
        <w:t xml:space="preserve">, </w:t>
      </w:r>
      <w:r w:rsidRPr="00C34B35">
        <w:rPr>
          <w:rFonts w:ascii="Arial" w:hAnsi="Arial" w:cs="Arial"/>
          <w:lang w:val="en-US"/>
        </w:rPr>
        <w:t>adaptive</w:t>
      </w:r>
      <w:r w:rsidRPr="00C34B35">
        <w:rPr>
          <w:rFonts w:ascii="Arial" w:hAnsi="Arial" w:cs="Arial"/>
        </w:rPr>
        <w:t xml:space="preserve"> </w:t>
      </w:r>
      <w:r w:rsidRPr="00C34B35">
        <w:rPr>
          <w:rFonts w:ascii="Arial" w:hAnsi="Arial" w:cs="Arial"/>
          <w:lang w:val="en-US"/>
        </w:rPr>
        <w:t>interaction</w:t>
      </w:r>
      <w:r w:rsidRPr="00C34B35">
        <w:rPr>
          <w:rFonts w:ascii="Arial" w:hAnsi="Arial" w:cs="Arial"/>
        </w:rPr>
        <w:t xml:space="preserve">, </w:t>
      </w:r>
      <w:r w:rsidRPr="00C34B35">
        <w:rPr>
          <w:rFonts w:ascii="Arial" w:hAnsi="Arial" w:cs="Arial"/>
          <w:lang w:val="en-US"/>
        </w:rPr>
        <w:t>LLM</w:t>
      </w:r>
      <w:r w:rsidRPr="00C34B35">
        <w:rPr>
          <w:rFonts w:ascii="Arial" w:hAnsi="Arial" w:cs="Arial"/>
        </w:rPr>
        <w:t>-</w:t>
      </w:r>
      <w:r w:rsidRPr="00C34B35">
        <w:rPr>
          <w:rFonts w:ascii="Arial" w:hAnsi="Arial" w:cs="Arial"/>
          <w:lang w:val="en-US"/>
        </w:rPr>
        <w:t>based</w:t>
      </w:r>
      <w:r w:rsidRPr="00C34B35">
        <w:rPr>
          <w:rFonts w:ascii="Arial" w:hAnsi="Arial" w:cs="Arial"/>
        </w:rPr>
        <w:t xml:space="preserve"> συστήματα και εμπειρία χρήστη.</w:t>
      </w:r>
    </w:p>
    <w:p w14:paraId="12B50130" w14:textId="1468ADF3" w:rsidR="00315826" w:rsidRPr="00C34B35" w:rsidRDefault="00315826" w:rsidP="00245A62">
      <w:pPr>
        <w:pStyle w:val="ListParagraph"/>
        <w:numPr>
          <w:ilvl w:val="0"/>
          <w:numId w:val="4"/>
        </w:numPr>
        <w:jc w:val="both"/>
        <w:rPr>
          <w:rFonts w:ascii="Arial" w:hAnsi="Arial" w:cs="Arial"/>
        </w:rPr>
      </w:pPr>
      <w:r w:rsidRPr="00C34B35">
        <w:rPr>
          <w:rFonts w:ascii="Arial" w:hAnsi="Arial" w:cs="Arial"/>
        </w:rPr>
        <w:t>Στόχος είναι η κατανόηση του ερευνητικού πεδίου και των βασικών εννοιών (</w:t>
      </w:r>
      <w:r w:rsidRPr="00C34B35">
        <w:rPr>
          <w:rFonts w:ascii="Arial" w:hAnsi="Arial" w:cs="Arial"/>
          <w:lang w:val="en-US"/>
        </w:rPr>
        <w:t>script</w:t>
      </w:r>
      <w:r w:rsidRPr="00C34B35">
        <w:rPr>
          <w:rFonts w:ascii="Arial" w:hAnsi="Arial" w:cs="Arial"/>
        </w:rPr>
        <w:t>-</w:t>
      </w:r>
      <w:r w:rsidRPr="00C34B35">
        <w:rPr>
          <w:rFonts w:ascii="Arial" w:hAnsi="Arial" w:cs="Arial"/>
          <w:lang w:val="en-US"/>
        </w:rPr>
        <w:t>based</w:t>
      </w:r>
      <w:r w:rsidRPr="00C34B35">
        <w:rPr>
          <w:rFonts w:ascii="Arial" w:hAnsi="Arial" w:cs="Arial"/>
        </w:rPr>
        <w:t xml:space="preserve">, </w:t>
      </w:r>
      <w:r w:rsidRPr="00C34B35">
        <w:rPr>
          <w:rFonts w:ascii="Arial" w:hAnsi="Arial" w:cs="Arial"/>
          <w:lang w:val="en-US"/>
        </w:rPr>
        <w:t>LLM</w:t>
      </w:r>
      <w:r w:rsidRPr="00C34B35">
        <w:rPr>
          <w:rFonts w:ascii="Arial" w:hAnsi="Arial" w:cs="Arial"/>
        </w:rPr>
        <w:t>-</w:t>
      </w:r>
      <w:r w:rsidRPr="00C34B35">
        <w:rPr>
          <w:rFonts w:ascii="Arial" w:hAnsi="Arial" w:cs="Arial"/>
          <w:lang w:val="en-US"/>
        </w:rPr>
        <w:t>based</w:t>
      </w:r>
      <w:r w:rsidRPr="00C34B35">
        <w:rPr>
          <w:rFonts w:ascii="Arial" w:hAnsi="Arial" w:cs="Arial"/>
        </w:rPr>
        <w:t xml:space="preserve"> συστήματα για </w:t>
      </w:r>
      <w:r w:rsidRPr="00C34B35">
        <w:rPr>
          <w:rFonts w:ascii="Arial" w:hAnsi="Arial" w:cs="Arial"/>
          <w:lang w:val="en-US"/>
        </w:rPr>
        <w:t>job</w:t>
      </w:r>
      <w:r w:rsidRPr="00C34B35">
        <w:rPr>
          <w:rFonts w:ascii="Arial" w:hAnsi="Arial" w:cs="Arial"/>
        </w:rPr>
        <w:t xml:space="preserve"> </w:t>
      </w:r>
      <w:r w:rsidRPr="00C34B35">
        <w:rPr>
          <w:rFonts w:ascii="Arial" w:hAnsi="Arial" w:cs="Arial"/>
          <w:lang w:val="en-US"/>
        </w:rPr>
        <w:t>interviews</w:t>
      </w:r>
      <w:r w:rsidRPr="00C34B35">
        <w:rPr>
          <w:rFonts w:ascii="Arial" w:hAnsi="Arial" w:cs="Arial"/>
        </w:rPr>
        <w:t xml:space="preserve">, </w:t>
      </w:r>
      <w:r w:rsidRPr="00C34B35">
        <w:rPr>
          <w:rFonts w:ascii="Arial" w:hAnsi="Arial" w:cs="Arial"/>
          <w:lang w:val="en-US"/>
        </w:rPr>
        <w:t>adaptive</w:t>
      </w:r>
      <w:r w:rsidRPr="00C34B35">
        <w:rPr>
          <w:rFonts w:ascii="Arial" w:hAnsi="Arial" w:cs="Arial"/>
        </w:rPr>
        <w:t xml:space="preserve"> </w:t>
      </w:r>
      <w:r w:rsidRPr="00C34B35">
        <w:rPr>
          <w:rFonts w:ascii="Arial" w:hAnsi="Arial" w:cs="Arial"/>
          <w:lang w:val="en-US"/>
        </w:rPr>
        <w:t>feedback</w:t>
      </w:r>
      <w:r w:rsidRPr="00C34B35">
        <w:rPr>
          <w:rFonts w:ascii="Arial" w:hAnsi="Arial" w:cs="Arial"/>
        </w:rPr>
        <w:t>)</w:t>
      </w:r>
    </w:p>
    <w:p w14:paraId="5DE03087" w14:textId="7E5DFB1B" w:rsidR="00315826" w:rsidRPr="00C34B35" w:rsidRDefault="00315826" w:rsidP="00245A62">
      <w:pPr>
        <w:pStyle w:val="ListParagraph"/>
        <w:numPr>
          <w:ilvl w:val="0"/>
          <w:numId w:val="3"/>
        </w:numPr>
        <w:jc w:val="both"/>
        <w:rPr>
          <w:rFonts w:ascii="Arial" w:hAnsi="Arial" w:cs="Arial"/>
        </w:rPr>
      </w:pPr>
      <w:r w:rsidRPr="00C34B35">
        <w:rPr>
          <w:rFonts w:ascii="Arial" w:hAnsi="Arial" w:cs="Arial"/>
        </w:rPr>
        <w:t xml:space="preserve">Μελέτη συμπληρωματικού διδακτικού υλικού (από προηγούμενο πλάνο πτυχιακής που μας δώσατε- </w:t>
      </w:r>
      <w:r w:rsidR="00D72A1C" w:rsidRPr="00C34B35">
        <w:rPr>
          <w:rFonts w:ascii="Arial" w:hAnsi="Arial" w:cs="Arial"/>
        </w:rPr>
        <w:t>φαίνεται να με βοηθάει στο θέμα της πτυχιακής</w:t>
      </w:r>
      <w:r w:rsidRPr="00C34B35">
        <w:rPr>
          <w:rFonts w:ascii="Arial" w:hAnsi="Arial" w:cs="Arial"/>
        </w:rPr>
        <w:t>):</w:t>
      </w:r>
    </w:p>
    <w:p w14:paraId="79934EA8" w14:textId="77777777" w:rsidR="00315826" w:rsidRPr="00C34B35" w:rsidRDefault="00315826" w:rsidP="00245A62">
      <w:pPr>
        <w:pStyle w:val="ListParagraph"/>
        <w:numPr>
          <w:ilvl w:val="1"/>
          <w:numId w:val="3"/>
        </w:numPr>
        <w:jc w:val="both"/>
        <w:rPr>
          <w:rFonts w:ascii="Arial" w:hAnsi="Arial" w:cs="Arial"/>
        </w:rPr>
      </w:pPr>
      <w:r w:rsidRPr="00C34B35">
        <w:rPr>
          <w:rFonts w:ascii="Arial" w:hAnsi="Arial" w:cs="Arial"/>
        </w:rPr>
        <w:t xml:space="preserve">Σχεδιασμός πειραμάτων σε </w:t>
      </w:r>
      <w:r w:rsidRPr="00C34B35">
        <w:rPr>
          <w:rFonts w:ascii="Arial" w:hAnsi="Arial" w:cs="Arial"/>
          <w:lang w:val="en-US"/>
        </w:rPr>
        <w:t>HCI</w:t>
      </w:r>
    </w:p>
    <w:p w14:paraId="233D7B25" w14:textId="77777777" w:rsidR="00315826" w:rsidRPr="00C34B35" w:rsidRDefault="00315826" w:rsidP="00245A62">
      <w:pPr>
        <w:pStyle w:val="ListParagraph"/>
        <w:numPr>
          <w:ilvl w:val="2"/>
          <w:numId w:val="3"/>
        </w:numPr>
        <w:jc w:val="both"/>
        <w:rPr>
          <w:rFonts w:ascii="Arial" w:hAnsi="Arial" w:cs="Arial"/>
        </w:rPr>
      </w:pPr>
      <w:r w:rsidRPr="00C34B35">
        <w:rPr>
          <w:rFonts w:ascii="Arial" w:hAnsi="Arial" w:cs="Arial"/>
          <w:lang w:val="en-US"/>
        </w:rPr>
        <w:t xml:space="preserve">Albert, W., &amp; Tullis, T. S. (2013). Measuring the user experience: Collecting, analyzing, and presenting usability metrics (2nd ed.). </w:t>
      </w:r>
      <w:r w:rsidRPr="00C34B35">
        <w:rPr>
          <w:rFonts w:ascii="Arial" w:hAnsi="Arial" w:cs="Arial"/>
        </w:rPr>
        <w:t>Morgan Kaufmann.</w:t>
      </w:r>
    </w:p>
    <w:p w14:paraId="08A9F484" w14:textId="77777777" w:rsidR="00315826" w:rsidRPr="00C34B35" w:rsidRDefault="00315826" w:rsidP="00245A62">
      <w:pPr>
        <w:pStyle w:val="ListParagraph"/>
        <w:numPr>
          <w:ilvl w:val="2"/>
          <w:numId w:val="3"/>
        </w:numPr>
        <w:jc w:val="both"/>
        <w:rPr>
          <w:rFonts w:ascii="Arial" w:hAnsi="Arial" w:cs="Arial"/>
        </w:rPr>
      </w:pPr>
      <w:r w:rsidRPr="00C34B35">
        <w:rPr>
          <w:rFonts w:ascii="Arial" w:hAnsi="Arial" w:cs="Arial"/>
          <w:lang w:val="en-US"/>
        </w:rPr>
        <w:t xml:space="preserve">Lazar, J., Feng, J. H., &amp; Hochheiser, H. (2017). Research methods in human-computer interaction (2nd ed.). </w:t>
      </w:r>
      <w:r w:rsidRPr="00C34B35">
        <w:rPr>
          <w:rFonts w:ascii="Arial" w:hAnsi="Arial" w:cs="Arial"/>
        </w:rPr>
        <w:t>Morgan Kaufmann.</w:t>
      </w:r>
    </w:p>
    <w:p w14:paraId="05D1BC84" w14:textId="77777777" w:rsidR="00315826" w:rsidRPr="00C34B35" w:rsidRDefault="00315826" w:rsidP="00245A62">
      <w:pPr>
        <w:pStyle w:val="ListParagraph"/>
        <w:numPr>
          <w:ilvl w:val="1"/>
          <w:numId w:val="3"/>
        </w:numPr>
        <w:jc w:val="both"/>
        <w:rPr>
          <w:rFonts w:ascii="Arial" w:hAnsi="Arial" w:cs="Arial"/>
        </w:rPr>
      </w:pPr>
      <w:r w:rsidRPr="00C34B35">
        <w:rPr>
          <w:rFonts w:ascii="Arial" w:hAnsi="Arial" w:cs="Arial"/>
        </w:rPr>
        <w:t>Στατιστική</w:t>
      </w:r>
    </w:p>
    <w:p w14:paraId="008B7AB9" w14:textId="1A6B4CD0" w:rsidR="00315826" w:rsidRPr="00025735" w:rsidRDefault="00315826" w:rsidP="00245A62">
      <w:pPr>
        <w:pStyle w:val="ListParagraph"/>
        <w:numPr>
          <w:ilvl w:val="0"/>
          <w:numId w:val="5"/>
        </w:numPr>
        <w:jc w:val="both"/>
        <w:rPr>
          <w:rFonts w:ascii="Arial" w:hAnsi="Arial" w:cs="Arial"/>
        </w:rPr>
      </w:pPr>
      <w:r w:rsidRPr="00C34B35">
        <w:rPr>
          <w:rFonts w:ascii="Arial" w:hAnsi="Arial" w:cs="Arial"/>
          <w:bCs/>
          <w:iCs/>
          <w:color w:val="000000"/>
          <w:lang w:val="en-US"/>
        </w:rPr>
        <w:t>Field, A. P. (2013). Discovering statistics using IBM SPSS statistics. London: SAGE (Chapters 1-7, 9, 11, 14)</w:t>
      </w:r>
    </w:p>
    <w:p w14:paraId="1918BD35" w14:textId="77777777" w:rsidR="00DD0550" w:rsidRPr="00DD0550" w:rsidRDefault="00DD0550">
      <w:pPr>
        <w:pStyle w:val="ListParagraph"/>
        <w:numPr>
          <w:ilvl w:val="0"/>
          <w:numId w:val="3"/>
        </w:numPr>
        <w:jc w:val="both"/>
        <w:rPr>
          <w:ins w:id="12" w:author="Polyxeni Bouzouki" w:date="2026-05-03T18:24:00Z" w16du:dateUtc="2026-05-03T15:24:00Z"/>
          <w:rFonts w:ascii="Arial" w:hAnsi="Arial" w:cs="Arial"/>
          <w:rPrChange w:id="13" w:author="Polyxeni Bouzouki" w:date="2026-05-03T18:25:00Z" w16du:dateUtc="2026-05-03T15:25:00Z">
            <w:rPr>
              <w:ins w:id="14" w:author="Polyxeni Bouzouki" w:date="2026-05-03T18:24:00Z" w16du:dateUtc="2026-05-03T15:24:00Z"/>
            </w:rPr>
          </w:rPrChange>
        </w:rPr>
        <w:pPrChange w:id="15" w:author="Polyxeni Bouzouki" w:date="2026-05-03T18:25:00Z" w16du:dateUtc="2026-05-03T15:25:00Z">
          <w:pPr>
            <w:pStyle w:val="ListParagraph"/>
            <w:numPr>
              <w:numId w:val="5"/>
            </w:numPr>
            <w:ind w:left="2160" w:hanging="360"/>
            <w:jc w:val="both"/>
          </w:pPr>
        </w:pPrChange>
      </w:pPr>
      <w:ins w:id="16" w:author="Polyxeni Bouzouki" w:date="2026-05-03T18:24:00Z" w16du:dateUtc="2026-05-03T15:24:00Z">
        <w:r w:rsidRPr="00DD0550">
          <w:rPr>
            <w:rFonts w:ascii="Arial" w:hAnsi="Arial" w:cs="Arial"/>
            <w:rPrChange w:id="17" w:author="Polyxeni Bouzouki" w:date="2026-05-03T18:25:00Z" w16du:dateUtc="2026-05-03T15:25:00Z">
              <w:rPr/>
            </w:rPrChange>
          </w:rPr>
          <w:t>Μελέτη των 18 κατευθυντήριων γραμμών για την αλληλεπίδραση Ανθρώπου- Τεχνητής Νοημοσύνης (</w:t>
        </w:r>
        <w:r w:rsidRPr="00DD0550">
          <w:rPr>
            <w:rFonts w:ascii="Arial" w:hAnsi="Arial" w:cs="Arial"/>
            <w:lang w:val="en-US"/>
            <w:rPrChange w:id="18" w:author="Polyxeni Bouzouki" w:date="2026-05-03T18:25:00Z" w16du:dateUtc="2026-05-03T15:25:00Z">
              <w:rPr>
                <w:lang w:val="en-US"/>
              </w:rPr>
            </w:rPrChange>
          </w:rPr>
          <w:t>Amershi</w:t>
        </w:r>
        <w:r w:rsidRPr="00DD0550">
          <w:rPr>
            <w:rFonts w:ascii="Arial" w:hAnsi="Arial" w:cs="Arial"/>
            <w:rPrChange w:id="19" w:author="Polyxeni Bouzouki" w:date="2026-05-03T18:25:00Z" w16du:dateUtc="2026-05-03T15:25:00Z">
              <w:rPr/>
            </w:rPrChange>
          </w:rPr>
          <w:t xml:space="preserve"> </w:t>
        </w:r>
        <w:r w:rsidRPr="00DD0550">
          <w:rPr>
            <w:rFonts w:ascii="Arial" w:hAnsi="Arial" w:cs="Arial"/>
            <w:lang w:val="en-US"/>
            <w:rPrChange w:id="20" w:author="Polyxeni Bouzouki" w:date="2026-05-03T18:25:00Z" w16du:dateUtc="2026-05-03T15:25:00Z">
              <w:rPr>
                <w:lang w:val="en-US"/>
              </w:rPr>
            </w:rPrChange>
          </w:rPr>
          <w:t>et</w:t>
        </w:r>
        <w:r w:rsidRPr="00DD0550">
          <w:rPr>
            <w:rFonts w:ascii="Arial" w:hAnsi="Arial" w:cs="Arial"/>
            <w:rPrChange w:id="21" w:author="Polyxeni Bouzouki" w:date="2026-05-03T18:25:00Z" w16du:dateUtc="2026-05-03T15:25:00Z">
              <w:rPr/>
            </w:rPrChange>
          </w:rPr>
          <w:t xml:space="preserve"> </w:t>
        </w:r>
        <w:r w:rsidRPr="00DD0550">
          <w:rPr>
            <w:rFonts w:ascii="Arial" w:hAnsi="Arial" w:cs="Arial"/>
            <w:lang w:val="en-US"/>
            <w:rPrChange w:id="22" w:author="Polyxeni Bouzouki" w:date="2026-05-03T18:25:00Z" w16du:dateUtc="2026-05-03T15:25:00Z">
              <w:rPr>
                <w:lang w:val="en-US"/>
              </w:rPr>
            </w:rPrChange>
          </w:rPr>
          <w:t>al</w:t>
        </w:r>
        <w:r w:rsidRPr="00DD0550">
          <w:rPr>
            <w:rFonts w:ascii="Arial" w:hAnsi="Arial" w:cs="Arial"/>
            <w:rPrChange w:id="23" w:author="Polyxeni Bouzouki" w:date="2026-05-03T18:25:00Z" w16du:dateUtc="2026-05-03T15:25:00Z">
              <w:rPr/>
            </w:rPrChange>
          </w:rPr>
          <w:t xml:space="preserve">., 2019) και εξοικείωση με το </w:t>
        </w:r>
        <w:r w:rsidRPr="00DD0550">
          <w:rPr>
            <w:rFonts w:ascii="Arial" w:hAnsi="Arial" w:cs="Arial"/>
            <w:lang w:val="en-US"/>
            <w:rPrChange w:id="24" w:author="Polyxeni Bouzouki" w:date="2026-05-03T18:25:00Z" w16du:dateUtc="2026-05-03T15:25:00Z">
              <w:rPr>
                <w:lang w:val="en-US"/>
              </w:rPr>
            </w:rPrChange>
          </w:rPr>
          <w:t>Microsoft</w:t>
        </w:r>
        <w:r w:rsidRPr="00DD0550">
          <w:rPr>
            <w:rFonts w:ascii="Arial" w:hAnsi="Arial" w:cs="Arial"/>
            <w:rPrChange w:id="25" w:author="Polyxeni Bouzouki" w:date="2026-05-03T18:25:00Z" w16du:dateUtc="2026-05-03T15:25:00Z">
              <w:rPr/>
            </w:rPrChange>
          </w:rPr>
          <w:t xml:space="preserve"> </w:t>
        </w:r>
        <w:r w:rsidRPr="00DD0550">
          <w:rPr>
            <w:rFonts w:ascii="Arial" w:hAnsi="Arial" w:cs="Arial"/>
            <w:lang w:val="en-US"/>
            <w:rPrChange w:id="26" w:author="Polyxeni Bouzouki" w:date="2026-05-03T18:25:00Z" w16du:dateUtc="2026-05-03T15:25:00Z">
              <w:rPr>
                <w:lang w:val="en-US"/>
              </w:rPr>
            </w:rPrChange>
          </w:rPr>
          <w:t>HAX</w:t>
        </w:r>
        <w:r w:rsidRPr="00DD0550">
          <w:rPr>
            <w:rFonts w:ascii="Arial" w:hAnsi="Arial" w:cs="Arial"/>
            <w:rPrChange w:id="27" w:author="Polyxeni Bouzouki" w:date="2026-05-03T18:25:00Z" w16du:dateUtc="2026-05-03T15:25:00Z">
              <w:rPr/>
            </w:rPrChange>
          </w:rPr>
          <w:t xml:space="preserve"> </w:t>
        </w:r>
        <w:r w:rsidRPr="00DD0550">
          <w:rPr>
            <w:rFonts w:ascii="Arial" w:hAnsi="Arial" w:cs="Arial"/>
            <w:lang w:val="en-US"/>
            <w:rPrChange w:id="28" w:author="Polyxeni Bouzouki" w:date="2026-05-03T18:25:00Z" w16du:dateUtc="2026-05-03T15:25:00Z">
              <w:rPr>
                <w:lang w:val="en-US"/>
              </w:rPr>
            </w:rPrChange>
          </w:rPr>
          <w:t>Toolkit</w:t>
        </w:r>
        <w:r w:rsidRPr="00DD0550">
          <w:rPr>
            <w:rFonts w:ascii="Arial" w:hAnsi="Arial" w:cs="Arial"/>
            <w:rPrChange w:id="29" w:author="Polyxeni Bouzouki" w:date="2026-05-03T18:25:00Z" w16du:dateUtc="2026-05-03T15:25:00Z">
              <w:rPr/>
            </w:rPrChange>
          </w:rPr>
          <w:t xml:space="preserve"> για το σχεδιασμό του </w:t>
        </w:r>
        <w:r w:rsidRPr="00DD0550">
          <w:rPr>
            <w:rFonts w:ascii="Arial" w:hAnsi="Arial" w:cs="Arial"/>
            <w:lang w:val="en-US"/>
            <w:rPrChange w:id="30" w:author="Polyxeni Bouzouki" w:date="2026-05-03T18:25:00Z" w16du:dateUtc="2026-05-03T15:25:00Z">
              <w:rPr>
                <w:lang w:val="en-US"/>
              </w:rPr>
            </w:rPrChange>
          </w:rPr>
          <w:t>LLM</w:t>
        </w:r>
        <w:r w:rsidRPr="00DD0550">
          <w:rPr>
            <w:rFonts w:ascii="Arial" w:hAnsi="Arial" w:cs="Arial"/>
            <w:rPrChange w:id="31" w:author="Polyxeni Bouzouki" w:date="2026-05-03T18:25:00Z" w16du:dateUtc="2026-05-03T15:25:00Z">
              <w:rPr/>
            </w:rPrChange>
          </w:rPr>
          <w:t>-</w:t>
        </w:r>
        <w:r w:rsidRPr="00DD0550">
          <w:rPr>
            <w:rFonts w:ascii="Arial" w:hAnsi="Arial" w:cs="Arial"/>
            <w:lang w:val="en-US"/>
            <w:rPrChange w:id="32" w:author="Polyxeni Bouzouki" w:date="2026-05-03T18:25:00Z" w16du:dateUtc="2026-05-03T15:25:00Z">
              <w:rPr>
                <w:lang w:val="en-US"/>
              </w:rPr>
            </w:rPrChange>
          </w:rPr>
          <w:t>based</w:t>
        </w:r>
        <w:r w:rsidRPr="00DD0550">
          <w:rPr>
            <w:rFonts w:ascii="Arial" w:hAnsi="Arial" w:cs="Arial"/>
            <w:rPrChange w:id="33" w:author="Polyxeni Bouzouki" w:date="2026-05-03T18:25:00Z" w16du:dateUtc="2026-05-03T15:25:00Z">
              <w:rPr/>
            </w:rPrChange>
          </w:rPr>
          <w:t xml:space="preserve"> συστήματος.</w:t>
        </w:r>
      </w:ins>
    </w:p>
    <w:p w14:paraId="1A80783B" w14:textId="40EE82B2" w:rsidR="00315826" w:rsidRPr="00DD0550" w:rsidDel="00DD0550" w:rsidRDefault="00DD0550" w:rsidP="00DD0550">
      <w:pPr>
        <w:pStyle w:val="ListParagraph"/>
        <w:numPr>
          <w:ilvl w:val="0"/>
          <w:numId w:val="3"/>
        </w:numPr>
        <w:jc w:val="both"/>
        <w:rPr>
          <w:del w:id="34" w:author="Polyxeni Bouzouki" w:date="2026-05-03T18:24:00Z" w16du:dateUtc="2026-05-03T15:24:00Z"/>
          <w:rFonts w:ascii="Arial" w:hAnsi="Arial" w:cs="Arial"/>
        </w:rPr>
      </w:pPr>
      <w:del w:id="35" w:author="Polyxeni Bouzouki" w:date="2026-05-03T18:24:00Z" w16du:dateUtc="2026-05-03T15:24:00Z">
        <w:r w:rsidDel="00DD0550">
          <w:rPr>
            <w:rFonts w:ascii="Arial" w:hAnsi="Arial" w:cs="Arial"/>
          </w:rPr>
          <w:delText>Μελέτη των 18 κατευθυντήριων γραμμών για την αλληλεπίδραση Ανθρώπου- Τεχνητής Νοημοσύνης (</w:delText>
        </w:r>
        <w:r w:rsidDel="00DD0550">
          <w:rPr>
            <w:rFonts w:ascii="Arial" w:hAnsi="Arial" w:cs="Arial"/>
            <w:lang w:val="en-US"/>
          </w:rPr>
          <w:delText>Amershi</w:delText>
        </w:r>
        <w:r w:rsidRPr="00025735" w:rsidDel="00DD0550">
          <w:rPr>
            <w:rFonts w:ascii="Arial" w:hAnsi="Arial" w:cs="Arial"/>
          </w:rPr>
          <w:delText xml:space="preserve"> </w:delText>
        </w:r>
        <w:r w:rsidDel="00DD0550">
          <w:rPr>
            <w:rFonts w:ascii="Arial" w:hAnsi="Arial" w:cs="Arial"/>
            <w:lang w:val="en-US"/>
          </w:rPr>
          <w:delText>et</w:delText>
        </w:r>
        <w:r w:rsidRPr="00025735" w:rsidDel="00DD0550">
          <w:rPr>
            <w:rFonts w:ascii="Arial" w:hAnsi="Arial" w:cs="Arial"/>
          </w:rPr>
          <w:delText xml:space="preserve"> </w:delText>
        </w:r>
        <w:r w:rsidDel="00DD0550">
          <w:rPr>
            <w:rFonts w:ascii="Arial" w:hAnsi="Arial" w:cs="Arial"/>
            <w:lang w:val="en-US"/>
          </w:rPr>
          <w:delText>al</w:delText>
        </w:r>
        <w:r w:rsidRPr="00025735" w:rsidDel="00DD0550">
          <w:rPr>
            <w:rFonts w:ascii="Arial" w:hAnsi="Arial" w:cs="Arial"/>
          </w:rPr>
          <w:delText xml:space="preserve">., 2019) </w:delText>
        </w:r>
        <w:r w:rsidDel="00DD0550">
          <w:rPr>
            <w:rFonts w:ascii="Arial" w:hAnsi="Arial" w:cs="Arial"/>
          </w:rPr>
          <w:delText xml:space="preserve">και εξοικείωση με το </w:delText>
        </w:r>
        <w:r w:rsidDel="00DD0550">
          <w:rPr>
            <w:rFonts w:ascii="Arial" w:hAnsi="Arial" w:cs="Arial"/>
            <w:lang w:val="en-US"/>
          </w:rPr>
          <w:delText>Microsoft</w:delText>
        </w:r>
        <w:r w:rsidRPr="00025735" w:rsidDel="00DD0550">
          <w:rPr>
            <w:rFonts w:ascii="Arial" w:hAnsi="Arial" w:cs="Arial"/>
          </w:rPr>
          <w:delText xml:space="preserve"> </w:delText>
        </w:r>
        <w:r w:rsidDel="00DD0550">
          <w:rPr>
            <w:rFonts w:ascii="Arial" w:hAnsi="Arial" w:cs="Arial"/>
            <w:lang w:val="en-US"/>
          </w:rPr>
          <w:delText>HAX</w:delText>
        </w:r>
        <w:r w:rsidRPr="00025735" w:rsidDel="00DD0550">
          <w:rPr>
            <w:rFonts w:ascii="Arial" w:hAnsi="Arial" w:cs="Arial"/>
          </w:rPr>
          <w:delText xml:space="preserve"> </w:delText>
        </w:r>
        <w:r w:rsidDel="00DD0550">
          <w:rPr>
            <w:rFonts w:ascii="Arial" w:hAnsi="Arial" w:cs="Arial"/>
            <w:lang w:val="en-US"/>
          </w:rPr>
          <w:delText>Toolkit</w:delText>
        </w:r>
        <w:r w:rsidRPr="00025735" w:rsidDel="00DD0550">
          <w:rPr>
            <w:rFonts w:ascii="Arial" w:hAnsi="Arial" w:cs="Arial"/>
          </w:rPr>
          <w:delText xml:space="preserve"> </w:delText>
        </w:r>
        <w:r w:rsidDel="00DD0550">
          <w:rPr>
            <w:rFonts w:ascii="Arial" w:hAnsi="Arial" w:cs="Arial"/>
          </w:rPr>
          <w:delText xml:space="preserve">για το σχεδιασμό του </w:delText>
        </w:r>
        <w:r w:rsidDel="00DD0550">
          <w:rPr>
            <w:rFonts w:ascii="Arial" w:hAnsi="Arial" w:cs="Arial"/>
            <w:lang w:val="en-US"/>
          </w:rPr>
          <w:delText>LLM</w:delText>
        </w:r>
        <w:r w:rsidRPr="00025735" w:rsidDel="00DD0550">
          <w:rPr>
            <w:rFonts w:ascii="Arial" w:hAnsi="Arial" w:cs="Arial"/>
          </w:rPr>
          <w:delText>-</w:delText>
        </w:r>
        <w:r w:rsidDel="00DD0550">
          <w:rPr>
            <w:rFonts w:ascii="Arial" w:hAnsi="Arial" w:cs="Arial"/>
            <w:lang w:val="en-US"/>
          </w:rPr>
          <w:delText>based</w:delText>
        </w:r>
        <w:r w:rsidRPr="00025735" w:rsidDel="00DD0550">
          <w:rPr>
            <w:rFonts w:ascii="Arial" w:hAnsi="Arial" w:cs="Arial"/>
          </w:rPr>
          <w:delText xml:space="preserve"> </w:delText>
        </w:r>
        <w:r w:rsidDel="00DD0550">
          <w:rPr>
            <w:rFonts w:ascii="Arial" w:hAnsi="Arial" w:cs="Arial"/>
          </w:rPr>
          <w:delText>συστήματος.</w:delText>
        </w:r>
      </w:del>
    </w:p>
    <w:p w14:paraId="350C2F7C" w14:textId="77777777" w:rsidR="00E067A2" w:rsidRPr="00C34B35" w:rsidRDefault="004274E6" w:rsidP="00245A62">
      <w:pPr>
        <w:pStyle w:val="Heading3"/>
        <w:jc w:val="both"/>
        <w:rPr>
          <w:rFonts w:ascii="Arial" w:hAnsi="Arial" w:cs="Arial"/>
        </w:rPr>
      </w:pPr>
      <w:r w:rsidRPr="00C34B35">
        <w:rPr>
          <w:rFonts w:ascii="Arial" w:hAnsi="Arial" w:cs="Arial"/>
        </w:rPr>
        <w:t>Βήμα 2) Διαμόρφωση ερωτημάτων πτυχιακής</w:t>
      </w:r>
    </w:p>
    <w:p w14:paraId="569E095B" w14:textId="6FD28CBB" w:rsidR="0036225E" w:rsidRDefault="005966A5" w:rsidP="00245A62">
      <w:pPr>
        <w:pStyle w:val="Heading3"/>
        <w:numPr>
          <w:ilvl w:val="0"/>
          <w:numId w:val="11"/>
        </w:numPr>
        <w:jc w:val="both"/>
        <w:rPr>
          <w:rFonts w:ascii="Arial" w:hAnsi="Arial" w:cs="Arial"/>
          <w:color w:val="000000" w:themeColor="text1"/>
          <w:sz w:val="20"/>
          <w:szCs w:val="20"/>
        </w:rPr>
      </w:pPr>
      <w:r w:rsidRPr="00C34B35">
        <w:rPr>
          <w:rFonts w:ascii="Arial" w:hAnsi="Arial" w:cs="Arial"/>
          <w:color w:val="000000" w:themeColor="text1"/>
          <w:sz w:val="20"/>
          <w:szCs w:val="20"/>
        </w:rPr>
        <w:t>Π</w:t>
      </w:r>
      <w:r w:rsidR="00031C8C">
        <w:rPr>
          <w:rFonts w:ascii="Arial" w:hAnsi="Arial" w:cs="Arial"/>
          <w:color w:val="000000" w:themeColor="text1"/>
          <w:sz w:val="20"/>
          <w:szCs w:val="20"/>
        </w:rPr>
        <w:t>ώ</w:t>
      </w:r>
      <w:r w:rsidRPr="00C34B35">
        <w:rPr>
          <w:rFonts w:ascii="Arial" w:hAnsi="Arial" w:cs="Arial"/>
          <w:color w:val="000000" w:themeColor="text1"/>
          <w:sz w:val="20"/>
          <w:szCs w:val="20"/>
        </w:rPr>
        <w:t xml:space="preserve">ς επηρεάζει το είδος </w:t>
      </w:r>
      <w:r w:rsidR="00031C8C">
        <w:rPr>
          <w:rFonts w:ascii="Arial" w:hAnsi="Arial" w:cs="Arial"/>
          <w:color w:val="000000" w:themeColor="text1"/>
          <w:sz w:val="20"/>
          <w:szCs w:val="20"/>
        </w:rPr>
        <w:t xml:space="preserve">της ανατροφοδότησης (τυποποιημένη έναντι εξατομικευμένης μέσω </w:t>
      </w:r>
      <w:r w:rsidR="00031C8C">
        <w:rPr>
          <w:rFonts w:ascii="Arial" w:hAnsi="Arial" w:cs="Arial"/>
          <w:color w:val="000000" w:themeColor="text1"/>
          <w:sz w:val="20"/>
          <w:szCs w:val="20"/>
          <w:lang w:val="en-US"/>
        </w:rPr>
        <w:t>LLM</w:t>
      </w:r>
      <w:r w:rsidR="00031C8C" w:rsidRPr="00031C8C">
        <w:rPr>
          <w:rFonts w:ascii="Arial" w:hAnsi="Arial" w:cs="Arial"/>
          <w:color w:val="000000" w:themeColor="text1"/>
          <w:sz w:val="20"/>
          <w:szCs w:val="20"/>
        </w:rPr>
        <w:t xml:space="preserve">) </w:t>
      </w:r>
      <w:r w:rsidR="00031C8C">
        <w:rPr>
          <w:rFonts w:ascii="Arial" w:hAnsi="Arial" w:cs="Arial"/>
          <w:color w:val="000000" w:themeColor="text1"/>
          <w:sz w:val="20"/>
          <w:szCs w:val="20"/>
        </w:rPr>
        <w:t>το άγχος και την εμπειρία χρήστη κατά την προσομοίωση συνέντευξης;</w:t>
      </w:r>
    </w:p>
    <w:p w14:paraId="53E52722" w14:textId="61766ED4" w:rsidR="00031C8C" w:rsidRDefault="00031C8C" w:rsidP="00031C8C">
      <w:pPr>
        <w:pStyle w:val="ListParagraph"/>
        <w:numPr>
          <w:ilvl w:val="0"/>
          <w:numId w:val="11"/>
        </w:numPr>
        <w:rPr>
          <w:rFonts w:ascii="Arial" w:hAnsi="Arial" w:cs="Arial"/>
        </w:rPr>
      </w:pPr>
      <w:r w:rsidRPr="00031C8C">
        <w:rPr>
          <w:rFonts w:ascii="Arial" w:hAnsi="Arial" w:cs="Arial"/>
        </w:rPr>
        <w:t>Πως επηρεάζει το είδος της ανατροφοδότησης την προθυμία των χρηστών να αναθεωρήσουν και να βελτιώσουν τις απαντήσεις τους;</w:t>
      </w:r>
    </w:p>
    <w:p w14:paraId="1B360CEF" w14:textId="77777777" w:rsidR="00031C8C" w:rsidRPr="00031C8C" w:rsidRDefault="00031C8C" w:rsidP="00031C8C">
      <w:pPr>
        <w:pStyle w:val="ListParagraph"/>
        <w:rPr>
          <w:rFonts w:ascii="Arial" w:hAnsi="Arial" w:cs="Arial"/>
        </w:rPr>
      </w:pPr>
    </w:p>
    <w:p w14:paraId="4F350C76" w14:textId="2A533ED4" w:rsidR="004274E6" w:rsidRPr="00C34B35" w:rsidRDefault="004274E6" w:rsidP="00245A62">
      <w:pPr>
        <w:pStyle w:val="Heading3"/>
        <w:jc w:val="both"/>
        <w:rPr>
          <w:rFonts w:ascii="Arial" w:hAnsi="Arial" w:cs="Arial"/>
        </w:rPr>
      </w:pPr>
      <w:commentRangeStart w:id="36"/>
      <w:commentRangeStart w:id="37"/>
      <w:r w:rsidRPr="00C34B35">
        <w:rPr>
          <w:rFonts w:ascii="Arial" w:hAnsi="Arial" w:cs="Arial"/>
        </w:rPr>
        <w:t xml:space="preserve">Βήμα 3) </w:t>
      </w:r>
      <w:r w:rsidR="005966A5" w:rsidRPr="00C34B35">
        <w:rPr>
          <w:rFonts w:ascii="Arial" w:hAnsi="Arial" w:cs="Arial"/>
        </w:rPr>
        <w:t>Σχεδιασμός και υλοποίηση πειραματικής μελέτης</w:t>
      </w:r>
      <w:commentRangeEnd w:id="36"/>
      <w:r w:rsidR="00574575" w:rsidRPr="00C34B35">
        <w:rPr>
          <w:rStyle w:val="CommentReference"/>
          <w:rFonts w:ascii="Arial" w:hAnsi="Arial" w:cs="Arial"/>
          <w:sz w:val="28"/>
          <w:szCs w:val="28"/>
        </w:rPr>
        <w:commentReference w:id="36"/>
      </w:r>
      <w:commentRangeEnd w:id="37"/>
      <w:r w:rsidR="00F74A80" w:rsidRPr="00C34B35">
        <w:rPr>
          <w:rStyle w:val="CommentReference"/>
          <w:rFonts w:ascii="Arial" w:hAnsi="Arial" w:cs="Arial"/>
          <w:sz w:val="28"/>
          <w:szCs w:val="28"/>
        </w:rPr>
        <w:commentReference w:id="37"/>
      </w:r>
    </w:p>
    <w:p w14:paraId="395EBB09" w14:textId="42F4FF2E" w:rsidR="005966A5" w:rsidRPr="00C34B35" w:rsidRDefault="005966A5" w:rsidP="00245A62">
      <w:pPr>
        <w:pStyle w:val="ListParagraph"/>
        <w:numPr>
          <w:ilvl w:val="0"/>
          <w:numId w:val="3"/>
        </w:numPr>
        <w:jc w:val="both"/>
        <w:rPr>
          <w:rFonts w:ascii="Arial" w:hAnsi="Arial" w:cs="Arial"/>
        </w:rPr>
      </w:pPr>
      <w:r w:rsidRPr="00C34B35">
        <w:rPr>
          <w:rFonts w:ascii="Arial" w:hAnsi="Arial" w:cs="Arial"/>
        </w:rPr>
        <w:t xml:space="preserve">Σχεδιασμός </w:t>
      </w:r>
      <w:r w:rsidR="007216C7">
        <w:rPr>
          <w:rFonts w:ascii="Arial" w:hAnsi="Arial" w:cs="Arial"/>
        </w:rPr>
        <w:t>δύο πειραματικών</w:t>
      </w:r>
      <w:r w:rsidRPr="00C34B35">
        <w:rPr>
          <w:rFonts w:ascii="Arial" w:hAnsi="Arial" w:cs="Arial"/>
        </w:rPr>
        <w:t xml:space="preserve"> </w:t>
      </w:r>
      <w:r w:rsidR="00915291">
        <w:t xml:space="preserve">συνθηκών </w:t>
      </w:r>
      <w:r w:rsidRPr="00C34B35">
        <w:rPr>
          <w:rFonts w:ascii="Arial" w:hAnsi="Arial" w:cs="Arial"/>
        </w:rPr>
        <w:t>προσομοίωσης συνέντευξης εργασίας:</w:t>
      </w:r>
    </w:p>
    <w:p w14:paraId="5F5C1DE1" w14:textId="07172C49" w:rsidR="005966A5" w:rsidRPr="007216C7" w:rsidRDefault="008A017C" w:rsidP="00245A62">
      <w:pPr>
        <w:pStyle w:val="ListParagraph"/>
        <w:numPr>
          <w:ilvl w:val="0"/>
          <w:numId w:val="7"/>
        </w:numPr>
        <w:jc w:val="both"/>
        <w:rPr>
          <w:rFonts w:ascii="Arial" w:hAnsi="Arial" w:cs="Arial"/>
        </w:rPr>
      </w:pPr>
      <w:r w:rsidRPr="00C34B35">
        <w:rPr>
          <w:rFonts w:ascii="Arial" w:hAnsi="Arial" w:cs="Arial"/>
          <w:lang w:val="en-US"/>
        </w:rPr>
        <w:t>Condition</w:t>
      </w:r>
      <w:r w:rsidRPr="007216C7">
        <w:rPr>
          <w:rFonts w:ascii="Arial" w:hAnsi="Arial" w:cs="Arial"/>
        </w:rPr>
        <w:t xml:space="preserve"> </w:t>
      </w:r>
      <w:r w:rsidR="005966A5" w:rsidRPr="00C34B35">
        <w:rPr>
          <w:rFonts w:ascii="Arial" w:hAnsi="Arial" w:cs="Arial"/>
        </w:rPr>
        <w:t>Α</w:t>
      </w:r>
      <w:r w:rsidR="005966A5" w:rsidRPr="007216C7">
        <w:rPr>
          <w:rFonts w:ascii="Arial" w:hAnsi="Arial" w:cs="Arial"/>
        </w:rPr>
        <w:t xml:space="preserve">: </w:t>
      </w:r>
      <w:r w:rsidR="005966A5" w:rsidRPr="00C34B35">
        <w:rPr>
          <w:rFonts w:ascii="Arial" w:hAnsi="Arial" w:cs="Arial"/>
          <w:lang w:val="en-US"/>
        </w:rPr>
        <w:t>script</w:t>
      </w:r>
      <w:r w:rsidR="005966A5" w:rsidRPr="007216C7">
        <w:rPr>
          <w:rFonts w:ascii="Arial" w:hAnsi="Arial" w:cs="Arial"/>
        </w:rPr>
        <w:t>-</w:t>
      </w:r>
      <w:r w:rsidR="005966A5" w:rsidRPr="00C34B35">
        <w:rPr>
          <w:rFonts w:ascii="Arial" w:hAnsi="Arial" w:cs="Arial"/>
          <w:lang w:val="en-US"/>
        </w:rPr>
        <w:t>based</w:t>
      </w:r>
      <w:r w:rsidR="005966A5" w:rsidRPr="007216C7">
        <w:rPr>
          <w:rFonts w:ascii="Arial" w:hAnsi="Arial" w:cs="Arial"/>
        </w:rPr>
        <w:t xml:space="preserve"> </w:t>
      </w:r>
      <w:r w:rsidR="007216C7">
        <w:rPr>
          <w:rFonts w:ascii="Arial" w:hAnsi="Arial" w:cs="Arial"/>
        </w:rPr>
        <w:t>σύστημα, στο οποίο χρησιμοποιούνται προκαθορισμένες ερωτήσεις και προκαθορισμένη ανατροφοδότηση.</w:t>
      </w:r>
    </w:p>
    <w:p w14:paraId="41F0E1FF" w14:textId="2E590BBA" w:rsidR="005966A5" w:rsidRPr="00D648E3" w:rsidRDefault="008A017C" w:rsidP="00245A62">
      <w:pPr>
        <w:pStyle w:val="ListParagraph"/>
        <w:numPr>
          <w:ilvl w:val="0"/>
          <w:numId w:val="7"/>
        </w:numPr>
        <w:jc w:val="both"/>
        <w:rPr>
          <w:rFonts w:ascii="Arial" w:hAnsi="Arial" w:cs="Arial"/>
          <w:rPrChange w:id="38" w:author="Polyxeni Bouzouki" w:date="2026-05-03T18:47:00Z" w16du:dateUtc="2026-05-03T15:47:00Z">
            <w:rPr>
              <w:rFonts w:ascii="Arial" w:hAnsi="Arial" w:cs="Arial"/>
              <w:lang w:val="en-US"/>
            </w:rPr>
          </w:rPrChange>
        </w:rPr>
      </w:pPr>
      <w:r w:rsidRPr="00C34B35">
        <w:rPr>
          <w:rFonts w:ascii="Arial" w:hAnsi="Arial" w:cs="Arial"/>
          <w:lang w:val="en-US"/>
        </w:rPr>
        <w:t>Condition</w:t>
      </w:r>
      <w:r w:rsidRPr="007216C7">
        <w:rPr>
          <w:rFonts w:ascii="Arial" w:hAnsi="Arial" w:cs="Arial"/>
        </w:rPr>
        <w:t xml:space="preserve"> </w:t>
      </w:r>
      <w:r w:rsidR="005966A5" w:rsidRPr="00C34B35">
        <w:rPr>
          <w:rFonts w:ascii="Arial" w:hAnsi="Arial" w:cs="Arial"/>
        </w:rPr>
        <w:t>Β</w:t>
      </w:r>
      <w:r w:rsidR="005966A5" w:rsidRPr="007216C7">
        <w:rPr>
          <w:rFonts w:ascii="Arial" w:hAnsi="Arial" w:cs="Arial"/>
        </w:rPr>
        <w:t xml:space="preserve">: </w:t>
      </w:r>
      <w:r w:rsidR="005966A5" w:rsidRPr="00C34B35">
        <w:rPr>
          <w:rFonts w:ascii="Arial" w:hAnsi="Arial" w:cs="Arial"/>
          <w:lang w:val="en-US"/>
        </w:rPr>
        <w:t>LLM</w:t>
      </w:r>
      <w:r w:rsidR="005966A5" w:rsidRPr="007216C7">
        <w:rPr>
          <w:rFonts w:ascii="Arial" w:hAnsi="Arial" w:cs="Arial"/>
        </w:rPr>
        <w:t>-</w:t>
      </w:r>
      <w:r w:rsidR="005966A5" w:rsidRPr="00C34B35">
        <w:rPr>
          <w:rFonts w:ascii="Arial" w:hAnsi="Arial" w:cs="Arial"/>
          <w:lang w:val="en-US"/>
        </w:rPr>
        <w:t>based</w:t>
      </w:r>
      <w:r w:rsidR="005966A5" w:rsidRPr="007216C7">
        <w:rPr>
          <w:rFonts w:ascii="Arial" w:hAnsi="Arial" w:cs="Arial"/>
        </w:rPr>
        <w:t xml:space="preserve"> </w:t>
      </w:r>
      <w:r w:rsidR="007216C7">
        <w:rPr>
          <w:rFonts w:ascii="Arial" w:hAnsi="Arial" w:cs="Arial"/>
        </w:rPr>
        <w:t xml:space="preserve">σύστημα, στο οποίο χρησιμοποιούνται οι ίδιες προκαθορισμένες ερωτήσεις με το </w:t>
      </w:r>
      <w:r w:rsidR="007216C7">
        <w:rPr>
          <w:rFonts w:ascii="Arial" w:hAnsi="Arial" w:cs="Arial"/>
          <w:lang w:val="en-US"/>
        </w:rPr>
        <w:t>Condition</w:t>
      </w:r>
      <w:r w:rsidR="007216C7" w:rsidRPr="007216C7">
        <w:rPr>
          <w:rFonts w:ascii="Arial" w:hAnsi="Arial" w:cs="Arial"/>
        </w:rPr>
        <w:t xml:space="preserve"> </w:t>
      </w:r>
      <w:r w:rsidR="007216C7">
        <w:rPr>
          <w:rFonts w:ascii="Arial" w:hAnsi="Arial" w:cs="Arial"/>
          <w:lang w:val="en-US"/>
        </w:rPr>
        <w:t>A</w:t>
      </w:r>
      <w:r w:rsidR="007216C7" w:rsidRPr="007216C7">
        <w:rPr>
          <w:rFonts w:ascii="Arial" w:hAnsi="Arial" w:cs="Arial"/>
        </w:rPr>
        <w:t xml:space="preserve">, </w:t>
      </w:r>
      <w:r w:rsidR="007216C7">
        <w:rPr>
          <w:rFonts w:ascii="Arial" w:hAnsi="Arial" w:cs="Arial"/>
        </w:rPr>
        <w:t xml:space="preserve">ενώ η ανατροφοδότηση παράγεται δυναμικά και εξατομικεύεται με βάση την εκάστοτε απάντηση του συμμετέχοντα. </w:t>
      </w:r>
      <w:ins w:id="39" w:author="Polyxeni Bouzouki" w:date="2026-05-03T18:46:00Z" w16du:dateUtc="2026-05-03T15:46:00Z">
        <w:r w:rsidR="00D648E3">
          <w:rPr>
            <w:rFonts w:ascii="Arial" w:hAnsi="Arial" w:cs="Arial"/>
          </w:rPr>
          <w:t>Ο σχεδιασμός θα βασιστεί στις οδηγ</w:t>
        </w:r>
      </w:ins>
      <w:ins w:id="40" w:author="Polyxeni Bouzouki" w:date="2026-05-03T18:47:00Z" w16du:dateUtc="2026-05-03T15:47:00Z">
        <w:r w:rsidR="00D648E3">
          <w:rPr>
            <w:rFonts w:ascii="Arial" w:hAnsi="Arial" w:cs="Arial"/>
          </w:rPr>
          <w:t xml:space="preserve">ίες </w:t>
        </w:r>
        <w:r w:rsidR="00D648E3">
          <w:rPr>
            <w:rFonts w:ascii="Arial" w:hAnsi="Arial" w:cs="Arial"/>
            <w:lang w:val="en-US"/>
          </w:rPr>
          <w:t>Human</w:t>
        </w:r>
        <w:r w:rsidR="00D648E3" w:rsidRPr="00D648E3">
          <w:rPr>
            <w:rFonts w:ascii="Arial" w:hAnsi="Arial" w:cs="Arial"/>
            <w:rPrChange w:id="41" w:author="Polyxeni Bouzouki" w:date="2026-05-03T18:47:00Z" w16du:dateUtc="2026-05-03T15:47:00Z">
              <w:rPr>
                <w:rFonts w:ascii="Arial" w:hAnsi="Arial" w:cs="Arial"/>
                <w:lang w:val="en-US"/>
              </w:rPr>
            </w:rPrChange>
          </w:rPr>
          <w:t xml:space="preserve">- </w:t>
        </w:r>
        <w:r w:rsidR="00D648E3">
          <w:rPr>
            <w:rFonts w:ascii="Arial" w:hAnsi="Arial" w:cs="Arial"/>
            <w:lang w:val="en-US"/>
          </w:rPr>
          <w:t>AI</w:t>
        </w:r>
        <w:r w:rsidR="00D648E3" w:rsidRPr="00D648E3">
          <w:rPr>
            <w:rFonts w:ascii="Arial" w:hAnsi="Arial" w:cs="Arial"/>
            <w:rPrChange w:id="42" w:author="Polyxeni Bouzouki" w:date="2026-05-03T18:47:00Z" w16du:dateUtc="2026-05-03T15:47:00Z">
              <w:rPr>
                <w:rFonts w:ascii="Arial" w:hAnsi="Arial" w:cs="Arial"/>
                <w:lang w:val="en-US"/>
              </w:rPr>
            </w:rPrChange>
          </w:rPr>
          <w:t xml:space="preserve"> </w:t>
        </w:r>
        <w:r w:rsidR="00D648E3">
          <w:rPr>
            <w:rFonts w:ascii="Arial" w:hAnsi="Arial" w:cs="Arial"/>
            <w:lang w:val="en-US"/>
          </w:rPr>
          <w:t>Interaction</w:t>
        </w:r>
        <w:r w:rsidR="00D648E3" w:rsidRPr="00D648E3">
          <w:rPr>
            <w:rFonts w:ascii="Arial" w:hAnsi="Arial" w:cs="Arial"/>
            <w:rPrChange w:id="43" w:author="Polyxeni Bouzouki" w:date="2026-05-03T18:47:00Z" w16du:dateUtc="2026-05-03T15:47:00Z">
              <w:rPr>
                <w:rFonts w:ascii="Arial" w:hAnsi="Arial" w:cs="Arial"/>
                <w:lang w:val="en-US"/>
              </w:rPr>
            </w:rPrChange>
          </w:rPr>
          <w:t xml:space="preserve"> </w:t>
        </w:r>
        <w:r w:rsidR="00D648E3">
          <w:rPr>
            <w:rFonts w:ascii="Arial" w:hAnsi="Arial" w:cs="Arial"/>
          </w:rPr>
          <w:t xml:space="preserve">της </w:t>
        </w:r>
        <w:r w:rsidR="00D648E3">
          <w:rPr>
            <w:rFonts w:ascii="Arial" w:hAnsi="Arial" w:cs="Arial"/>
            <w:lang w:val="en-US"/>
          </w:rPr>
          <w:t>Microsoft</w:t>
        </w:r>
        <w:r w:rsidR="00D648E3" w:rsidRPr="00D648E3">
          <w:rPr>
            <w:rFonts w:ascii="Arial" w:hAnsi="Arial" w:cs="Arial"/>
            <w:rPrChange w:id="44" w:author="Polyxeni Bouzouki" w:date="2026-05-03T18:47:00Z" w16du:dateUtc="2026-05-03T15:47:00Z">
              <w:rPr>
                <w:rFonts w:ascii="Arial" w:hAnsi="Arial" w:cs="Arial"/>
                <w:lang w:val="en-US"/>
              </w:rPr>
            </w:rPrChange>
          </w:rPr>
          <w:t>.</w:t>
        </w:r>
      </w:ins>
      <w:ins w:id="45" w:author="Polyxeni Bouzouki" w:date="2026-05-03T18:49:00Z" w16du:dateUtc="2026-05-03T15:49:00Z">
        <w:r w:rsidR="00D648E3">
          <w:rPr>
            <w:rFonts w:ascii="Arial" w:hAnsi="Arial" w:cs="Arial"/>
          </w:rPr>
          <w:t xml:space="preserve"> Η υλοποίηση θα γίνει με τη χρήση του </w:t>
        </w:r>
        <w:r w:rsidR="00D648E3">
          <w:rPr>
            <w:rFonts w:ascii="Arial" w:hAnsi="Arial" w:cs="Arial"/>
            <w:lang w:val="en-US"/>
          </w:rPr>
          <w:t>HAX</w:t>
        </w:r>
        <w:r w:rsidR="00D648E3" w:rsidRPr="00D648E3">
          <w:rPr>
            <w:rFonts w:ascii="Arial" w:hAnsi="Arial" w:cs="Arial"/>
            <w:rPrChange w:id="46" w:author="Polyxeni Bouzouki" w:date="2026-05-03T18:49:00Z" w16du:dateUtc="2026-05-03T15:49:00Z">
              <w:rPr>
                <w:rFonts w:ascii="Arial" w:hAnsi="Arial" w:cs="Arial"/>
                <w:lang w:val="en-US"/>
              </w:rPr>
            </w:rPrChange>
          </w:rPr>
          <w:t xml:space="preserve"> </w:t>
        </w:r>
        <w:r w:rsidR="00D648E3">
          <w:rPr>
            <w:rFonts w:ascii="Arial" w:hAnsi="Arial" w:cs="Arial"/>
            <w:lang w:val="en-US"/>
          </w:rPr>
          <w:t>Toolkit</w:t>
        </w:r>
        <w:r w:rsidR="00D648E3" w:rsidRPr="00D648E3">
          <w:rPr>
            <w:rFonts w:ascii="Arial" w:hAnsi="Arial" w:cs="Arial"/>
            <w:rPrChange w:id="47" w:author="Polyxeni Bouzouki" w:date="2026-05-03T18:49:00Z" w16du:dateUtc="2026-05-03T15:49:00Z">
              <w:rPr>
                <w:rFonts w:ascii="Arial" w:hAnsi="Arial" w:cs="Arial"/>
                <w:lang w:val="en-US"/>
              </w:rPr>
            </w:rPrChange>
          </w:rPr>
          <w:t>.</w:t>
        </w:r>
      </w:ins>
    </w:p>
    <w:p w14:paraId="5AC8216B" w14:textId="392A79BB" w:rsidR="007216C7" w:rsidRPr="00A3206F" w:rsidRDefault="008A017C" w:rsidP="007216C7">
      <w:pPr>
        <w:pStyle w:val="ListParagraph"/>
        <w:numPr>
          <w:ilvl w:val="0"/>
          <w:numId w:val="7"/>
        </w:numPr>
        <w:jc w:val="both"/>
        <w:rPr>
          <w:rFonts w:ascii="Arial" w:hAnsi="Arial" w:cs="Arial"/>
          <w:strike/>
          <w:rPrChange w:id="48" w:author="Polyxeni Bouzouki" w:date="2026-08-19T12:09:00Z" w16du:dateUtc="2026-08-19T09:09:00Z">
            <w:rPr>
              <w:rFonts w:ascii="Arial" w:hAnsi="Arial" w:cs="Arial"/>
            </w:rPr>
          </w:rPrChange>
        </w:rPr>
      </w:pPr>
      <w:r w:rsidRPr="00A3206F">
        <w:rPr>
          <w:rFonts w:ascii="Arial" w:hAnsi="Arial" w:cs="Arial"/>
          <w:strike/>
          <w:lang w:val="en-US"/>
          <w:rPrChange w:id="49" w:author="Polyxeni Bouzouki" w:date="2026-08-19T12:09:00Z" w16du:dateUtc="2026-08-19T09:09:00Z">
            <w:rPr>
              <w:rFonts w:ascii="Arial" w:hAnsi="Arial" w:cs="Arial"/>
              <w:lang w:val="en-US"/>
            </w:rPr>
          </w:rPrChange>
        </w:rPr>
        <w:lastRenderedPageBreak/>
        <w:t>Condition</w:t>
      </w:r>
      <w:r w:rsidR="007759FE" w:rsidRPr="00A3206F">
        <w:rPr>
          <w:rFonts w:ascii="Arial" w:hAnsi="Arial" w:cs="Arial"/>
          <w:strike/>
          <w:rPrChange w:id="50" w:author="Polyxeni Bouzouki" w:date="2026-08-19T12:09:00Z" w16du:dateUtc="2026-08-19T09:09:00Z">
            <w:rPr>
              <w:rFonts w:ascii="Arial" w:hAnsi="Arial" w:cs="Arial"/>
            </w:rPr>
          </w:rPrChange>
        </w:rPr>
        <w:t xml:space="preserve"> </w:t>
      </w:r>
      <w:r w:rsidR="007759FE" w:rsidRPr="00A3206F">
        <w:rPr>
          <w:rFonts w:ascii="Arial" w:hAnsi="Arial" w:cs="Arial"/>
          <w:strike/>
          <w:lang w:val="en-US"/>
          <w:rPrChange w:id="51" w:author="Polyxeni Bouzouki" w:date="2026-08-19T12:09:00Z" w16du:dateUtc="2026-08-19T09:09:00Z">
            <w:rPr>
              <w:rFonts w:ascii="Arial" w:hAnsi="Arial" w:cs="Arial"/>
              <w:lang w:val="en-US"/>
            </w:rPr>
          </w:rPrChange>
        </w:rPr>
        <w:t>C</w:t>
      </w:r>
      <w:r w:rsidR="007759FE" w:rsidRPr="00A3206F">
        <w:rPr>
          <w:rFonts w:ascii="Arial" w:hAnsi="Arial" w:cs="Arial"/>
          <w:strike/>
          <w:rPrChange w:id="52" w:author="Polyxeni Bouzouki" w:date="2026-08-19T12:09:00Z" w16du:dateUtc="2026-08-19T09:09:00Z">
            <w:rPr>
              <w:rFonts w:ascii="Arial" w:hAnsi="Arial" w:cs="Arial"/>
            </w:rPr>
          </w:rPrChange>
        </w:rPr>
        <w:t>:</w:t>
      </w:r>
      <w:r w:rsidR="00824DC7" w:rsidRPr="00A3206F">
        <w:rPr>
          <w:rFonts w:ascii="Arial" w:hAnsi="Arial" w:cs="Arial"/>
          <w:strike/>
          <w:rPrChange w:id="53" w:author="Polyxeni Bouzouki" w:date="2026-08-19T12:09:00Z" w16du:dateUtc="2026-08-19T09:09:00Z">
            <w:rPr>
              <w:rFonts w:ascii="Arial" w:hAnsi="Arial" w:cs="Arial"/>
            </w:rPr>
          </w:rPrChange>
        </w:rPr>
        <w:t xml:space="preserve"> </w:t>
      </w:r>
      <w:commentRangeStart w:id="54"/>
      <w:commentRangeStart w:id="55"/>
      <w:r w:rsidR="00BD4FDA" w:rsidRPr="00A3206F">
        <w:rPr>
          <w:rFonts w:ascii="Arial" w:hAnsi="Arial" w:cs="Arial"/>
          <w:strike/>
          <w:rPrChange w:id="56" w:author="Polyxeni Bouzouki" w:date="2026-08-19T12:09:00Z" w16du:dateUtc="2026-08-19T09:09:00Z">
            <w:rPr>
              <w:rFonts w:ascii="Arial" w:hAnsi="Arial" w:cs="Arial"/>
            </w:rPr>
          </w:rPrChange>
        </w:rPr>
        <w:t xml:space="preserve">συνέντευξη με πραγματικό </w:t>
      </w:r>
      <w:r w:rsidR="00BD4FDA" w:rsidRPr="00A3206F">
        <w:rPr>
          <w:rFonts w:ascii="Arial" w:hAnsi="Arial" w:cs="Arial"/>
          <w:strike/>
          <w:lang w:val="en-US"/>
          <w:rPrChange w:id="57" w:author="Polyxeni Bouzouki" w:date="2026-08-19T12:09:00Z" w16du:dateUtc="2026-08-19T09:09:00Z">
            <w:rPr>
              <w:rFonts w:ascii="Arial" w:hAnsi="Arial" w:cs="Arial"/>
              <w:lang w:val="en-US"/>
            </w:rPr>
          </w:rPrChange>
        </w:rPr>
        <w:t>recruiter</w:t>
      </w:r>
      <w:r w:rsidR="00BD4FDA" w:rsidRPr="00A3206F">
        <w:rPr>
          <w:rFonts w:ascii="Arial" w:hAnsi="Arial" w:cs="Arial"/>
          <w:strike/>
          <w:rPrChange w:id="58" w:author="Polyxeni Bouzouki" w:date="2026-08-19T12:09:00Z" w16du:dateUtc="2026-08-19T09:09:00Z">
            <w:rPr>
              <w:rFonts w:ascii="Arial" w:hAnsi="Arial" w:cs="Arial"/>
            </w:rPr>
          </w:rPrChange>
        </w:rPr>
        <w:t xml:space="preserve">, </w:t>
      </w:r>
      <w:commentRangeEnd w:id="54"/>
      <w:r w:rsidR="00717C8E" w:rsidRPr="00A3206F">
        <w:rPr>
          <w:rStyle w:val="CommentReference"/>
          <w:rFonts w:ascii="Arial" w:hAnsi="Arial" w:cs="Arial"/>
          <w:strike/>
          <w:sz w:val="20"/>
          <w:szCs w:val="20"/>
          <w:rPrChange w:id="59" w:author="Polyxeni Bouzouki" w:date="2026-08-19T12:09:00Z" w16du:dateUtc="2026-08-19T09:09:00Z">
            <w:rPr>
              <w:rStyle w:val="CommentReference"/>
              <w:rFonts w:ascii="Arial" w:hAnsi="Arial" w:cs="Arial"/>
              <w:sz w:val="20"/>
              <w:szCs w:val="20"/>
            </w:rPr>
          </w:rPrChange>
        </w:rPr>
        <w:commentReference w:id="54"/>
      </w:r>
      <w:commentRangeEnd w:id="55"/>
      <w:r w:rsidR="00915291" w:rsidRPr="00A3206F">
        <w:rPr>
          <w:rStyle w:val="CommentReference"/>
          <w:rFonts w:ascii="Arial" w:hAnsi="Arial" w:cs="Arial"/>
          <w:strike/>
          <w:sz w:val="20"/>
          <w:szCs w:val="20"/>
          <w:rPrChange w:id="60" w:author="Polyxeni Bouzouki" w:date="2026-08-19T12:09:00Z" w16du:dateUtc="2026-08-19T09:09:00Z">
            <w:rPr>
              <w:rStyle w:val="CommentReference"/>
              <w:rFonts w:ascii="Arial" w:hAnsi="Arial" w:cs="Arial"/>
              <w:sz w:val="20"/>
              <w:szCs w:val="20"/>
            </w:rPr>
          </w:rPrChange>
        </w:rPr>
        <w:commentReference w:id="55"/>
      </w:r>
      <w:r w:rsidR="00BD4FDA" w:rsidRPr="00A3206F">
        <w:rPr>
          <w:rFonts w:ascii="Arial" w:hAnsi="Arial" w:cs="Arial"/>
          <w:strike/>
          <w:rPrChange w:id="61" w:author="Polyxeni Bouzouki" w:date="2026-08-19T12:09:00Z" w16du:dateUtc="2026-08-19T09:09:00Z">
            <w:rPr>
              <w:rFonts w:ascii="Arial" w:hAnsi="Arial" w:cs="Arial"/>
            </w:rPr>
          </w:rPrChange>
        </w:rPr>
        <w:t>ακολουθώντας προκαθορισμένο σενάριο.</w:t>
      </w:r>
    </w:p>
    <w:p w14:paraId="0FB73700" w14:textId="77777777" w:rsidR="007216C7" w:rsidRDefault="007216C7" w:rsidP="007216C7">
      <w:pPr>
        <w:pStyle w:val="ListParagraph"/>
        <w:ind w:left="1440"/>
        <w:jc w:val="both"/>
        <w:rPr>
          <w:rFonts w:ascii="Arial" w:hAnsi="Arial" w:cs="Arial"/>
        </w:rPr>
      </w:pPr>
    </w:p>
    <w:p w14:paraId="45B6F266" w14:textId="77777777" w:rsidR="00A3206F" w:rsidRDefault="00A3206F" w:rsidP="00A3206F">
      <w:pPr>
        <w:pStyle w:val="ListParagraph"/>
        <w:ind w:left="1440"/>
        <w:jc w:val="both"/>
        <w:rPr>
          <w:ins w:id="62" w:author="Polyxeni Bouzouki" w:date="2026-08-19T12:09:00Z" w16du:dateUtc="2026-08-19T09:09:00Z"/>
          <w:rFonts w:ascii="Arial" w:hAnsi="Arial" w:cs="Arial"/>
          <w:b/>
          <w:bCs/>
        </w:rPr>
      </w:pPr>
      <w:ins w:id="63" w:author="Polyxeni Bouzouki" w:date="2026-08-19T12:09:00Z" w16du:dateUtc="2026-08-19T09:09:00Z">
        <w:r w:rsidRPr="007216C7">
          <w:rPr>
            <w:rFonts w:ascii="Arial" w:hAnsi="Arial" w:cs="Arial"/>
            <w:b/>
            <w:bCs/>
          </w:rPr>
          <w:t>Στόχος του πειραματικού σχεδιασμού είναι η διατήρηση της ίδιας δομής και του ίδιου περιεχομένου ερωτήσεων στις δύο συνθήκες, ώστε η βασική ανεξάρτητη μεταβλητή να είναι ο τρόπος παροχής της ανατροφοδότησης.</w:t>
        </w:r>
      </w:ins>
    </w:p>
    <w:p w14:paraId="15BE1ACF" w14:textId="77777777" w:rsidR="00915291" w:rsidRPr="007216C7" w:rsidRDefault="00915291" w:rsidP="007216C7">
      <w:pPr>
        <w:pStyle w:val="ListParagraph"/>
        <w:ind w:left="1440"/>
        <w:jc w:val="both"/>
        <w:rPr>
          <w:rFonts w:ascii="Arial" w:hAnsi="Arial" w:cs="Arial"/>
          <w:b/>
          <w:bCs/>
        </w:rPr>
      </w:pPr>
    </w:p>
    <w:p w14:paraId="7EC1F89E" w14:textId="3980F644" w:rsidR="0036225E" w:rsidRPr="00C34B35" w:rsidRDefault="0036225E" w:rsidP="00245A62">
      <w:pPr>
        <w:pStyle w:val="ListParagraph"/>
        <w:numPr>
          <w:ilvl w:val="0"/>
          <w:numId w:val="3"/>
        </w:numPr>
        <w:jc w:val="both"/>
        <w:rPr>
          <w:rFonts w:ascii="Arial" w:hAnsi="Arial" w:cs="Arial"/>
        </w:rPr>
      </w:pPr>
      <w:r w:rsidRPr="00C34B35">
        <w:rPr>
          <w:rFonts w:ascii="Arial" w:hAnsi="Arial" w:cs="Arial"/>
        </w:rPr>
        <w:t xml:space="preserve">Οι συμμετέχοντες θα είναι φοιτητές ή απόφοιτοι οι οποίοι θα κατανεμηθούν τυχαία σε ένα από τα </w:t>
      </w:r>
      <w:r w:rsidR="00915291">
        <w:rPr>
          <w:rFonts w:ascii="Arial" w:hAnsi="Arial" w:cs="Arial"/>
        </w:rPr>
        <w:t>δύο</w:t>
      </w:r>
      <w:r w:rsidRPr="00C34B35">
        <w:rPr>
          <w:rFonts w:ascii="Arial" w:hAnsi="Arial" w:cs="Arial"/>
        </w:rPr>
        <w:t xml:space="preserve"> συστήματα. (Αριθμός συμμετεχόντων = </w:t>
      </w:r>
      <w:r w:rsidR="007216C7">
        <w:rPr>
          <w:rFonts w:ascii="Arial" w:hAnsi="Arial" w:cs="Arial"/>
        </w:rPr>
        <w:t>60</w:t>
      </w:r>
      <w:r w:rsidRPr="00C34B35">
        <w:rPr>
          <w:rFonts w:ascii="Arial" w:hAnsi="Arial" w:cs="Arial"/>
        </w:rPr>
        <w:t>)</w:t>
      </w:r>
    </w:p>
    <w:p w14:paraId="6283C4DF" w14:textId="586CB57D" w:rsidR="005966A5" w:rsidRPr="00C34B35" w:rsidRDefault="0036225E" w:rsidP="00245A62">
      <w:pPr>
        <w:pStyle w:val="ListParagraph"/>
        <w:numPr>
          <w:ilvl w:val="0"/>
          <w:numId w:val="3"/>
        </w:numPr>
        <w:jc w:val="both"/>
        <w:rPr>
          <w:rFonts w:ascii="Arial" w:hAnsi="Arial" w:cs="Arial"/>
        </w:rPr>
      </w:pPr>
      <w:r w:rsidRPr="00C34B35">
        <w:rPr>
          <w:rFonts w:ascii="Arial" w:hAnsi="Arial" w:cs="Arial"/>
        </w:rPr>
        <w:t xml:space="preserve">Διαδικασία: </w:t>
      </w:r>
    </w:p>
    <w:p w14:paraId="66168902" w14:textId="7BC9EBC9" w:rsidR="009C3246" w:rsidRPr="009C3246" w:rsidRDefault="0022407D" w:rsidP="009C3246">
      <w:pPr>
        <w:pStyle w:val="ListParagraph"/>
        <w:numPr>
          <w:ilvl w:val="0"/>
          <w:numId w:val="15"/>
        </w:numPr>
        <w:jc w:val="both"/>
        <w:rPr>
          <w:rFonts w:ascii="Arial" w:hAnsi="Arial" w:cs="Arial"/>
        </w:rPr>
      </w:pPr>
      <w:r w:rsidRPr="009C3246">
        <w:rPr>
          <w:rFonts w:ascii="Arial" w:hAnsi="Arial" w:cs="Arial"/>
        </w:rPr>
        <w:t xml:space="preserve">Οι συμμετέχοντες θα λάβουν μέρος σε μια προσομοίωση συνέντευξης για μια υποθετική θέση. Η συνέντευξη θα αποτελείται από μια σειρά ερωτήσεων που χρησιμοποιούνται συχνά σε συνεντεύξεις. Η συνολική διάρκεια της συνέντευξης θα είναι περίπου 10-15 λεπτά. Οι ερωτήσεις θα είναι ίδιες για όλα τα </w:t>
      </w:r>
      <w:r w:rsidRPr="009C3246">
        <w:rPr>
          <w:rFonts w:ascii="Arial" w:hAnsi="Arial" w:cs="Arial"/>
          <w:lang w:val="en-US"/>
        </w:rPr>
        <w:t>conditions</w:t>
      </w:r>
      <w:r w:rsidRPr="009C3246">
        <w:rPr>
          <w:rFonts w:ascii="Arial" w:hAnsi="Arial" w:cs="Arial"/>
        </w:rPr>
        <w:t>, έτσι ώστε να μπορούν να συγκριθούν</w:t>
      </w:r>
      <w:r w:rsidR="0046479F" w:rsidRPr="009C3246">
        <w:rPr>
          <w:rFonts w:ascii="Arial" w:hAnsi="Arial" w:cs="Arial"/>
        </w:rPr>
        <w:t xml:space="preserve"> και οι συμμετέχοντες θα απαντούν στις ερωτήσεις, όπως σε μια πραγματική συνέντευξη.</w:t>
      </w:r>
      <w:r w:rsidR="00BB586C" w:rsidRPr="009C3246">
        <w:rPr>
          <w:rFonts w:ascii="Arial" w:hAnsi="Arial" w:cs="Arial"/>
        </w:rPr>
        <w:t xml:space="preserve"> Επιπλέον, οι ερωτήσεις θα καλύπτουν βασικές κατηγορίες όπως εισαγωγικές ερωτήσεις, ερωτήσεις κινήτρων και δεξιοτήτων.</w:t>
      </w:r>
      <w:r w:rsidR="00056968" w:rsidRPr="009C3246">
        <w:rPr>
          <w:rFonts w:ascii="Arial" w:hAnsi="Arial" w:cs="Arial"/>
        </w:rPr>
        <w:t xml:space="preserve"> Πιο συγκεκριμένα</w:t>
      </w:r>
      <w:r w:rsidR="009C3246" w:rsidRPr="009C3246">
        <w:rPr>
          <w:rFonts w:ascii="Arial" w:hAnsi="Arial" w:cs="Arial"/>
        </w:rPr>
        <w:t xml:space="preserve">, </w:t>
      </w:r>
      <w:r w:rsidR="009C3246" w:rsidRPr="009C3246">
        <w:rPr>
          <w:rFonts w:ascii="Arial" w:hAnsi="Arial" w:cs="Arial"/>
          <w:color w:val="000000"/>
        </w:rPr>
        <w:t>η προσομοίωση θα περιλαμβάνει 7 σταθερά στάδια ερωτήσεων:</w:t>
      </w:r>
    </w:p>
    <w:p w14:paraId="4FAFA4F3" w14:textId="32A1E3E8" w:rsidR="009C3246" w:rsidRPr="009C3246" w:rsidRDefault="009C3246" w:rsidP="009C3246">
      <w:pPr>
        <w:pStyle w:val="ListParagraph"/>
        <w:numPr>
          <w:ilvl w:val="0"/>
          <w:numId w:val="5"/>
        </w:numPr>
        <w:jc w:val="both"/>
        <w:rPr>
          <w:rStyle w:val="citation-209"/>
          <w:rFonts w:ascii="Arial" w:hAnsi="Arial" w:cs="Arial"/>
        </w:rPr>
      </w:pPr>
      <w:r w:rsidRPr="009C3246">
        <w:rPr>
          <w:rFonts w:ascii="Arial" w:hAnsi="Arial" w:cs="Arial"/>
          <w:color w:val="000000"/>
        </w:rPr>
        <w:t>Αυτοπαρουσίαση και πρώτη εντύπωση.</w:t>
      </w:r>
    </w:p>
    <w:p w14:paraId="25D7B5AB" w14:textId="77777777" w:rsidR="009C3246" w:rsidRPr="009C3246" w:rsidRDefault="009C3246" w:rsidP="009C3246">
      <w:pPr>
        <w:pStyle w:val="ListParagraph"/>
        <w:numPr>
          <w:ilvl w:val="0"/>
          <w:numId w:val="5"/>
        </w:numPr>
        <w:jc w:val="both"/>
        <w:rPr>
          <w:rFonts w:ascii="Arial" w:hAnsi="Arial" w:cs="Arial"/>
        </w:rPr>
      </w:pPr>
      <w:r w:rsidRPr="009C3246">
        <w:rPr>
          <w:rFonts w:ascii="Arial" w:hAnsi="Arial" w:cs="Arial"/>
          <w:color w:val="000000"/>
        </w:rPr>
        <w:t>Διερεύνηση κινήτρων για τη θέση και την εταιρεία.</w:t>
      </w:r>
    </w:p>
    <w:p w14:paraId="39B4A3EA" w14:textId="3EBBF599" w:rsidR="009C3246" w:rsidRPr="009C3246" w:rsidRDefault="009C3246" w:rsidP="009C3246">
      <w:pPr>
        <w:pStyle w:val="ListParagraph"/>
        <w:numPr>
          <w:ilvl w:val="0"/>
          <w:numId w:val="5"/>
        </w:numPr>
        <w:jc w:val="both"/>
        <w:rPr>
          <w:rFonts w:ascii="Arial" w:hAnsi="Arial" w:cs="Arial"/>
        </w:rPr>
      </w:pPr>
      <w:r w:rsidRPr="009C3246">
        <w:rPr>
          <w:rFonts w:ascii="Arial" w:hAnsi="Arial" w:cs="Arial"/>
          <w:color w:val="000000"/>
        </w:rPr>
        <w:t>Αυτοαξιολόγηση ικανοτήτων</w:t>
      </w:r>
      <w:r>
        <w:rPr>
          <w:rFonts w:ascii="Arial" w:hAnsi="Arial" w:cs="Arial"/>
          <w:color w:val="000000"/>
        </w:rPr>
        <w:t>.</w:t>
      </w:r>
    </w:p>
    <w:p w14:paraId="41D7CA26" w14:textId="77777777" w:rsidR="009C3246" w:rsidRPr="009C3246" w:rsidRDefault="009C3246" w:rsidP="009C3246">
      <w:pPr>
        <w:pStyle w:val="ListParagraph"/>
        <w:numPr>
          <w:ilvl w:val="0"/>
          <w:numId w:val="5"/>
        </w:numPr>
        <w:jc w:val="both"/>
        <w:rPr>
          <w:rStyle w:val="citation-206"/>
          <w:rFonts w:ascii="Arial" w:hAnsi="Arial" w:cs="Arial"/>
        </w:rPr>
      </w:pPr>
      <w:r w:rsidRPr="009C3246">
        <w:rPr>
          <w:rFonts w:ascii="Arial" w:hAnsi="Arial" w:cs="Arial"/>
          <w:color w:val="000000"/>
        </w:rPr>
        <w:t>Εμπειρία συνεργασίας και ομαδικότητας.</w:t>
      </w:r>
      <w:r w:rsidRPr="009C3246">
        <w:rPr>
          <w:rStyle w:val="citation-206"/>
          <w:rFonts w:ascii="Arial" w:hAnsi="Arial" w:cs="Arial"/>
          <w:color w:val="000000"/>
        </w:rPr>
        <w:t xml:space="preserve"> </w:t>
      </w:r>
    </w:p>
    <w:p w14:paraId="6CDC9046" w14:textId="334A3B75" w:rsidR="009C3246" w:rsidRPr="009C3246" w:rsidRDefault="009C3246" w:rsidP="009C3246">
      <w:pPr>
        <w:pStyle w:val="ListParagraph"/>
        <w:numPr>
          <w:ilvl w:val="0"/>
          <w:numId w:val="5"/>
        </w:numPr>
        <w:jc w:val="both"/>
        <w:rPr>
          <w:rFonts w:ascii="Arial" w:hAnsi="Arial" w:cs="Arial"/>
        </w:rPr>
      </w:pPr>
      <w:r w:rsidRPr="009C3246">
        <w:rPr>
          <w:rFonts w:ascii="Arial" w:hAnsi="Arial" w:cs="Arial"/>
          <w:color w:val="000000"/>
        </w:rPr>
        <w:t>Διαχείριση δύσκολων καταστάσεων (σύνδεση με τη μεταβλητή του άγχους).</w:t>
      </w:r>
    </w:p>
    <w:p w14:paraId="3E7FD1C0" w14:textId="6F113325" w:rsidR="009C3246" w:rsidRPr="00FF32C7" w:rsidRDefault="009C3246" w:rsidP="009C3246">
      <w:pPr>
        <w:pStyle w:val="ListParagraph"/>
        <w:numPr>
          <w:ilvl w:val="0"/>
          <w:numId w:val="5"/>
        </w:numPr>
        <w:jc w:val="both"/>
        <w:rPr>
          <w:rFonts w:ascii="Arial" w:hAnsi="Arial" w:cs="Arial"/>
        </w:rPr>
      </w:pPr>
      <w:r w:rsidRPr="009C3246">
        <w:rPr>
          <w:rFonts w:ascii="Arial" w:hAnsi="Arial" w:cs="Arial"/>
          <w:color w:val="000000"/>
        </w:rPr>
        <w:t>Διαχείριση αποτυχίας και προσαρμοστικότητα.</w:t>
      </w:r>
    </w:p>
    <w:p w14:paraId="5F35FF20" w14:textId="6375FE1F" w:rsidR="00FF32C7" w:rsidRPr="00A3206F" w:rsidRDefault="00FF32C7" w:rsidP="009C3246">
      <w:pPr>
        <w:pStyle w:val="ListParagraph"/>
        <w:numPr>
          <w:ilvl w:val="0"/>
          <w:numId w:val="5"/>
        </w:numPr>
        <w:jc w:val="both"/>
        <w:rPr>
          <w:rFonts w:ascii="Arial" w:hAnsi="Arial" w:cs="Arial"/>
        </w:rPr>
      </w:pPr>
      <w:r w:rsidRPr="00FF32C7">
        <w:rPr>
          <w:rFonts w:ascii="Arial" w:hAnsi="Arial" w:cs="Arial"/>
        </w:rPr>
        <w:t>Επαγγελματικοί στόχοι και εξέλιξη</w:t>
      </w:r>
      <w:r w:rsidR="00B51218">
        <w:rPr>
          <w:rFonts w:ascii="Arial" w:hAnsi="Arial" w:cs="Arial"/>
        </w:rPr>
        <w:t>.</w:t>
      </w:r>
    </w:p>
    <w:p w14:paraId="0C7B9A89" w14:textId="77777777" w:rsidR="00A3206F" w:rsidRPr="00A3206F" w:rsidRDefault="00A3206F">
      <w:pPr>
        <w:pStyle w:val="ListParagraph"/>
        <w:numPr>
          <w:ilvl w:val="0"/>
          <w:numId w:val="15"/>
        </w:numPr>
        <w:jc w:val="both"/>
        <w:rPr>
          <w:ins w:id="64" w:author="Polyxeni Bouzouki" w:date="2026-08-19T12:12:00Z" w16du:dateUtc="2026-08-19T09:12:00Z"/>
          <w:rFonts w:ascii="Arial" w:hAnsi="Arial" w:cs="Arial"/>
          <w:rPrChange w:id="65" w:author="Polyxeni Bouzouki" w:date="2026-08-19T12:12:00Z" w16du:dateUtc="2026-08-19T09:12:00Z">
            <w:rPr>
              <w:ins w:id="66" w:author="Polyxeni Bouzouki" w:date="2026-08-19T12:12:00Z" w16du:dateUtc="2026-08-19T09:12:00Z"/>
            </w:rPr>
          </w:rPrChange>
        </w:rPr>
        <w:pPrChange w:id="67" w:author="Polyxeni Bouzouki" w:date="2026-08-19T12:12:00Z" w16du:dateUtc="2026-08-19T09:12:00Z">
          <w:pPr>
            <w:pStyle w:val="ListParagraph"/>
            <w:numPr>
              <w:numId w:val="5"/>
            </w:numPr>
            <w:ind w:left="2160" w:hanging="360"/>
            <w:jc w:val="both"/>
          </w:pPr>
        </w:pPrChange>
      </w:pPr>
      <w:ins w:id="68" w:author="Polyxeni Bouzouki" w:date="2026-08-19T12:12:00Z" w16du:dateUtc="2026-08-19T09:12:00Z">
        <w:r w:rsidRPr="00A3206F">
          <w:rPr>
            <w:rFonts w:ascii="Arial" w:hAnsi="Arial" w:cs="Arial"/>
            <w:rPrChange w:id="69" w:author="Polyxeni Bouzouki" w:date="2026-08-19T12:12:00Z" w16du:dateUtc="2026-08-19T09:12:00Z">
              <w:rPr/>
            </w:rPrChange>
          </w:rPr>
          <w:t>Μετά από κάθε απάντηση, οι συμμετέχοντες θα λαμβάνουν ανατροφοδότηση ανάλογα με την πειραματική συνθήκη στην οποία έχουν κατανεμηθεί.</w:t>
        </w:r>
      </w:ins>
    </w:p>
    <w:p w14:paraId="7AF29996" w14:textId="45674BBE" w:rsidR="00A3206F" w:rsidRPr="00A3206F" w:rsidRDefault="00A3206F">
      <w:pPr>
        <w:pStyle w:val="ListParagraph"/>
        <w:numPr>
          <w:ilvl w:val="0"/>
          <w:numId w:val="15"/>
        </w:numPr>
        <w:jc w:val="both"/>
        <w:rPr>
          <w:rFonts w:ascii="Arial" w:hAnsi="Arial" w:cs="Arial"/>
          <w:rPrChange w:id="70" w:author="Polyxeni Bouzouki" w:date="2026-08-19T12:12:00Z" w16du:dateUtc="2026-08-19T09:12:00Z">
            <w:rPr>
              <w:lang w:val="en-US"/>
            </w:rPr>
          </w:rPrChange>
        </w:rPr>
        <w:pPrChange w:id="71" w:author="Polyxeni Bouzouki" w:date="2026-08-19T12:12:00Z" w16du:dateUtc="2026-08-19T09:12:00Z">
          <w:pPr>
            <w:jc w:val="both"/>
          </w:pPr>
        </w:pPrChange>
      </w:pPr>
      <w:ins w:id="72" w:author="Polyxeni Bouzouki" w:date="2026-08-19T12:12:00Z" w16du:dateUtc="2026-08-19T09:12:00Z">
        <w:r w:rsidRPr="00A3206F">
          <w:rPr>
            <w:rFonts w:ascii="Arial" w:hAnsi="Arial" w:cs="Arial"/>
            <w:rPrChange w:id="73" w:author="Polyxeni Bouzouki" w:date="2026-08-19T12:12:00Z" w16du:dateUtc="2026-08-19T09:12:00Z">
              <w:rPr/>
            </w:rPrChange>
          </w:rPr>
          <w:t>Μετά από κάθε ανατροφοδότηση, οι συμμετέχοντες θα έχουν προαιρετικά τη δυνατότητα είτε να αναθεωρήσουν την απάντησή τους είτε να συνεχίσουν στην επόμενη ερώτηση. Η επιλογή αυτή θα είναι διαθέσιμη και στα δύο conditions.</w:t>
        </w:r>
      </w:ins>
    </w:p>
    <w:p w14:paraId="1C2D86B1" w14:textId="3D513D43" w:rsidR="0046479F" w:rsidRDefault="0046479F" w:rsidP="0046479F">
      <w:pPr>
        <w:pStyle w:val="ListParagraph"/>
        <w:numPr>
          <w:ilvl w:val="0"/>
          <w:numId w:val="12"/>
        </w:numPr>
        <w:jc w:val="both"/>
        <w:rPr>
          <w:rFonts w:ascii="Arial" w:hAnsi="Arial" w:cs="Arial"/>
        </w:rPr>
      </w:pPr>
      <w:r w:rsidRPr="00C34B35">
        <w:rPr>
          <w:rFonts w:ascii="Arial" w:hAnsi="Arial" w:cs="Arial"/>
        </w:rPr>
        <w:t>Μετά την ολοκλήρωση της συνέντευξης, οι συμμετέχοντες θα συμπληρώνουν ερωτηματολόγια τα οποία θα αξιολογηθούν με βάση το επίπεδο άγχους που ένιωσαν κατά τη διάρκεια της συνέντευξης</w:t>
      </w:r>
      <w:r w:rsidR="00E47C33" w:rsidRPr="00C34B35">
        <w:rPr>
          <w:rFonts w:ascii="Arial" w:hAnsi="Arial" w:cs="Arial"/>
        </w:rPr>
        <w:t>, την εμπειρία αλληλεπίδρασης με το σύστημα, την χρησιμότητα του συστήματος.</w:t>
      </w:r>
    </w:p>
    <w:p w14:paraId="26C0D964" w14:textId="77777777" w:rsidR="004274E6" w:rsidRPr="00C34B35" w:rsidRDefault="004274E6" w:rsidP="00245A62">
      <w:pPr>
        <w:pStyle w:val="Heading3"/>
        <w:jc w:val="both"/>
        <w:rPr>
          <w:rFonts w:ascii="Arial" w:hAnsi="Arial" w:cs="Arial"/>
        </w:rPr>
      </w:pPr>
      <w:r w:rsidRPr="00C34B35">
        <w:rPr>
          <w:rFonts w:ascii="Arial" w:hAnsi="Arial" w:cs="Arial"/>
        </w:rPr>
        <w:t xml:space="preserve">Βήμα 4) Ανάλυση των δεδομένων και εξαγωγή συμπερασμάτων </w:t>
      </w:r>
    </w:p>
    <w:p w14:paraId="0778BF4D" w14:textId="6DF0F4B1" w:rsidR="0036225E" w:rsidRPr="00C34B35" w:rsidRDefault="00E474FC" w:rsidP="00245A62">
      <w:pPr>
        <w:pStyle w:val="ListParagraph"/>
        <w:numPr>
          <w:ilvl w:val="0"/>
          <w:numId w:val="8"/>
        </w:numPr>
        <w:jc w:val="both"/>
        <w:rPr>
          <w:rFonts w:ascii="Arial" w:hAnsi="Arial" w:cs="Arial"/>
        </w:rPr>
      </w:pPr>
      <w:r w:rsidRPr="00C34B35">
        <w:rPr>
          <w:rFonts w:ascii="Arial" w:hAnsi="Arial" w:cs="Arial"/>
        </w:rPr>
        <w:t>Μεταβλητές που εξετάζω:</w:t>
      </w:r>
    </w:p>
    <w:p w14:paraId="181B0F64" w14:textId="3670C682" w:rsidR="00E474FC" w:rsidRPr="00C34B35" w:rsidRDefault="00E474FC" w:rsidP="00245A62">
      <w:pPr>
        <w:pStyle w:val="ListParagraph"/>
        <w:numPr>
          <w:ilvl w:val="0"/>
          <w:numId w:val="9"/>
        </w:numPr>
        <w:jc w:val="both"/>
        <w:rPr>
          <w:rFonts w:ascii="Arial" w:hAnsi="Arial" w:cs="Arial"/>
        </w:rPr>
      </w:pPr>
      <w:commentRangeStart w:id="74"/>
      <w:commentRangeStart w:id="75"/>
      <w:commentRangeStart w:id="76"/>
      <w:commentRangeStart w:id="77"/>
      <w:r w:rsidRPr="00C34B35">
        <w:rPr>
          <w:rFonts w:ascii="Arial" w:hAnsi="Arial" w:cs="Arial"/>
        </w:rPr>
        <w:t>Άγχος χρηστών</w:t>
      </w:r>
      <w:commentRangeEnd w:id="74"/>
      <w:r w:rsidR="005E71BD" w:rsidRPr="00C34B35">
        <w:rPr>
          <w:rStyle w:val="CommentReference"/>
          <w:rFonts w:ascii="Arial" w:hAnsi="Arial" w:cs="Arial"/>
          <w:sz w:val="20"/>
          <w:szCs w:val="20"/>
        </w:rPr>
        <w:commentReference w:id="74"/>
      </w:r>
      <w:commentRangeEnd w:id="75"/>
      <w:r w:rsidR="00780000" w:rsidRPr="00C34B35">
        <w:rPr>
          <w:rStyle w:val="CommentReference"/>
          <w:rFonts w:ascii="Arial" w:hAnsi="Arial" w:cs="Arial"/>
          <w:sz w:val="20"/>
          <w:szCs w:val="20"/>
        </w:rPr>
        <w:commentReference w:id="75"/>
      </w:r>
      <w:commentRangeEnd w:id="76"/>
      <w:r w:rsidR="00050E78" w:rsidRPr="00C34B35">
        <w:rPr>
          <w:rStyle w:val="CommentReference"/>
          <w:rFonts w:ascii="Arial" w:hAnsi="Arial" w:cs="Arial"/>
          <w:sz w:val="20"/>
          <w:szCs w:val="20"/>
        </w:rPr>
        <w:commentReference w:id="76"/>
      </w:r>
      <w:commentRangeEnd w:id="77"/>
      <w:r w:rsidR="00E02EA8" w:rsidRPr="00C34B35">
        <w:rPr>
          <w:rStyle w:val="CommentReference"/>
          <w:rFonts w:ascii="Arial" w:hAnsi="Arial" w:cs="Arial"/>
          <w:sz w:val="20"/>
          <w:szCs w:val="20"/>
        </w:rPr>
        <w:commentReference w:id="77"/>
      </w:r>
      <w:r w:rsidR="009D30A7" w:rsidRPr="00C34B35">
        <w:rPr>
          <w:rFonts w:ascii="Arial" w:hAnsi="Arial" w:cs="Arial"/>
        </w:rPr>
        <w:t xml:space="preserve">: Η </w:t>
      </w:r>
      <w:r w:rsidR="00C0676A" w:rsidRPr="00C34B35">
        <w:rPr>
          <w:rFonts w:ascii="Arial" w:hAnsi="Arial" w:cs="Arial"/>
        </w:rPr>
        <w:t>μέτρηση</w:t>
      </w:r>
      <w:r w:rsidR="003A34D5" w:rsidRPr="00C34B35">
        <w:rPr>
          <w:rFonts w:ascii="Arial" w:hAnsi="Arial" w:cs="Arial"/>
        </w:rPr>
        <w:t xml:space="preserve"> </w:t>
      </w:r>
      <w:r w:rsidR="00C0676A" w:rsidRPr="00C34B35">
        <w:rPr>
          <w:rFonts w:ascii="Arial" w:hAnsi="Arial" w:cs="Arial"/>
        </w:rPr>
        <w:t>μπορεί να γίνει με</w:t>
      </w:r>
      <w:r w:rsidR="003F1D74" w:rsidRPr="00C34B35">
        <w:rPr>
          <w:rFonts w:ascii="Arial" w:hAnsi="Arial" w:cs="Arial"/>
        </w:rPr>
        <w:t xml:space="preserve"> </w:t>
      </w:r>
      <w:r w:rsidR="003F1D74" w:rsidRPr="00C34B35">
        <w:rPr>
          <w:rFonts w:ascii="Arial" w:hAnsi="Arial" w:cs="Arial"/>
          <w:lang w:val="en-US"/>
        </w:rPr>
        <w:t>self</w:t>
      </w:r>
      <w:r w:rsidR="003F1D74" w:rsidRPr="00C34B35">
        <w:rPr>
          <w:rFonts w:ascii="Arial" w:hAnsi="Arial" w:cs="Arial"/>
        </w:rPr>
        <w:t>-</w:t>
      </w:r>
      <w:r w:rsidR="003F1D74" w:rsidRPr="00C34B35">
        <w:rPr>
          <w:rFonts w:ascii="Arial" w:hAnsi="Arial" w:cs="Arial"/>
          <w:lang w:val="en-US"/>
        </w:rPr>
        <w:t>reported</w:t>
      </w:r>
      <w:r w:rsidR="003F1D74" w:rsidRPr="00C34B35">
        <w:rPr>
          <w:rFonts w:ascii="Arial" w:hAnsi="Arial" w:cs="Arial"/>
        </w:rPr>
        <w:t xml:space="preserve"> τρόπο, με </w:t>
      </w:r>
      <w:r w:rsidR="003A34D5" w:rsidRPr="00C34B35">
        <w:rPr>
          <w:rFonts w:ascii="Arial" w:hAnsi="Arial" w:cs="Arial"/>
        </w:rPr>
        <w:t xml:space="preserve">το σταθμισμένο </w:t>
      </w:r>
      <w:r w:rsidR="00C0676A" w:rsidRPr="00C34B35">
        <w:rPr>
          <w:rFonts w:ascii="Arial" w:hAnsi="Arial" w:cs="Arial"/>
        </w:rPr>
        <w:t xml:space="preserve">ερωτηματολόγιο </w:t>
      </w:r>
      <w:r w:rsidR="00905004" w:rsidRPr="00905004">
        <w:rPr>
          <w:rFonts w:ascii="Arial" w:hAnsi="Arial" w:cs="Arial"/>
        </w:rPr>
        <w:t>Measure of Anxiety in Selection Interviews</w:t>
      </w:r>
      <w:r w:rsidR="00905004" w:rsidRPr="00D012DA">
        <w:rPr>
          <w:rFonts w:ascii="Arial" w:hAnsi="Arial" w:cs="Arial"/>
          <w:rPrChange w:id="78" w:author="Polyxeni Bouzouki" w:date="2026-04-28T18:35:00Z" w16du:dateUtc="2026-04-28T15:35:00Z">
            <w:rPr>
              <w:rFonts w:ascii="Arial" w:hAnsi="Arial" w:cs="Arial"/>
              <w:lang w:val="en-US"/>
            </w:rPr>
          </w:rPrChange>
        </w:rPr>
        <w:t xml:space="preserve"> (</w:t>
      </w:r>
      <w:r w:rsidR="003A34D5" w:rsidRPr="00C34B35">
        <w:rPr>
          <w:rFonts w:ascii="Arial" w:hAnsi="Arial" w:cs="Arial"/>
          <w:lang w:val="en-US"/>
        </w:rPr>
        <w:t>MASI</w:t>
      </w:r>
      <w:r w:rsidR="00905004" w:rsidRPr="00D012DA">
        <w:rPr>
          <w:rFonts w:ascii="Arial" w:hAnsi="Arial" w:cs="Arial"/>
          <w:rPrChange w:id="79" w:author="Polyxeni Bouzouki" w:date="2026-04-28T18:35:00Z" w16du:dateUtc="2026-04-28T15:35:00Z">
            <w:rPr>
              <w:rFonts w:ascii="Arial" w:hAnsi="Arial" w:cs="Arial"/>
              <w:lang w:val="en-US"/>
            </w:rPr>
          </w:rPrChange>
        </w:rPr>
        <w:t>)</w:t>
      </w:r>
      <w:r w:rsidR="003A34D5" w:rsidRPr="00C34B35">
        <w:rPr>
          <w:rFonts w:ascii="Arial" w:hAnsi="Arial" w:cs="Arial"/>
        </w:rPr>
        <w:t xml:space="preserve"> που βρήκα από τη βιβλιογραφία και εστιάζει αποκλειστικά στο άγχος κατά τη διάρκεια της συνέντευξης.</w:t>
      </w:r>
      <w:r w:rsidR="00905004">
        <w:rPr>
          <w:rFonts w:ascii="Arial" w:hAnsi="Arial" w:cs="Arial"/>
        </w:rPr>
        <w:t xml:space="preserve"> (30 ερωτήσεις)</w:t>
      </w:r>
    </w:p>
    <w:p w14:paraId="28E390AF" w14:textId="173359F0" w:rsidR="003A34D5" w:rsidRPr="00C34B35" w:rsidRDefault="003A34D5" w:rsidP="00245A62">
      <w:pPr>
        <w:pStyle w:val="ListParagraph"/>
        <w:numPr>
          <w:ilvl w:val="0"/>
          <w:numId w:val="9"/>
        </w:numPr>
        <w:jc w:val="both"/>
        <w:rPr>
          <w:rFonts w:ascii="Arial" w:hAnsi="Arial" w:cs="Arial"/>
        </w:rPr>
      </w:pPr>
      <w:r w:rsidRPr="00C34B35">
        <w:rPr>
          <w:rFonts w:ascii="Arial" w:hAnsi="Arial" w:cs="Arial"/>
        </w:rPr>
        <w:t xml:space="preserve">Αντιλαμβανόμενη ευχρηστία του συστήματος: </w:t>
      </w:r>
      <w:r w:rsidR="00192340" w:rsidRPr="00C34B35">
        <w:rPr>
          <w:rFonts w:ascii="Arial" w:hAnsi="Arial" w:cs="Arial"/>
        </w:rPr>
        <w:t xml:space="preserve">Η μέτρηση θα γίνει με τη χρήση </w:t>
      </w:r>
      <w:r w:rsidR="00192340" w:rsidRPr="00C34B35">
        <w:rPr>
          <w:rFonts w:ascii="Arial" w:hAnsi="Arial" w:cs="Arial"/>
          <w:lang w:val="en-US"/>
        </w:rPr>
        <w:t>System</w:t>
      </w:r>
      <w:r w:rsidR="00192340" w:rsidRPr="00C34B35">
        <w:rPr>
          <w:rFonts w:ascii="Arial" w:hAnsi="Arial" w:cs="Arial"/>
        </w:rPr>
        <w:t xml:space="preserve"> </w:t>
      </w:r>
      <w:r w:rsidR="00192340" w:rsidRPr="00C34B35">
        <w:rPr>
          <w:rFonts w:ascii="Arial" w:hAnsi="Arial" w:cs="Arial"/>
          <w:lang w:val="en-US"/>
        </w:rPr>
        <w:t>Usability</w:t>
      </w:r>
      <w:r w:rsidR="00192340" w:rsidRPr="00C34B35">
        <w:rPr>
          <w:rFonts w:ascii="Arial" w:hAnsi="Arial" w:cs="Arial"/>
        </w:rPr>
        <w:t xml:space="preserve"> </w:t>
      </w:r>
      <w:r w:rsidR="00192340" w:rsidRPr="00C34B35">
        <w:rPr>
          <w:rFonts w:ascii="Arial" w:hAnsi="Arial" w:cs="Arial"/>
          <w:lang w:val="en-US"/>
        </w:rPr>
        <w:t>Scale</w:t>
      </w:r>
      <w:r w:rsidR="00192340" w:rsidRPr="00C34B35">
        <w:rPr>
          <w:rFonts w:ascii="Arial" w:hAnsi="Arial" w:cs="Arial"/>
        </w:rPr>
        <w:t xml:space="preserve"> (</w:t>
      </w:r>
      <w:r w:rsidR="00192340" w:rsidRPr="00C34B35">
        <w:rPr>
          <w:rFonts w:ascii="Arial" w:hAnsi="Arial" w:cs="Arial"/>
          <w:lang w:val="en-US"/>
        </w:rPr>
        <w:t>SUS</w:t>
      </w:r>
      <w:r w:rsidR="00192340" w:rsidRPr="00C34B35">
        <w:rPr>
          <w:rFonts w:ascii="Arial" w:hAnsi="Arial" w:cs="Arial"/>
        </w:rPr>
        <w:t>).</w:t>
      </w:r>
    </w:p>
    <w:p w14:paraId="3BBCD270" w14:textId="69E674D3" w:rsidR="00192340" w:rsidRPr="00C34B35" w:rsidRDefault="00192340" w:rsidP="00245A62">
      <w:pPr>
        <w:pStyle w:val="ListParagraph"/>
        <w:numPr>
          <w:ilvl w:val="0"/>
          <w:numId w:val="9"/>
        </w:numPr>
        <w:jc w:val="both"/>
        <w:rPr>
          <w:rFonts w:ascii="Arial" w:hAnsi="Arial" w:cs="Arial"/>
        </w:rPr>
      </w:pPr>
      <w:r w:rsidRPr="00C34B35">
        <w:rPr>
          <w:rFonts w:ascii="Arial" w:hAnsi="Arial" w:cs="Arial"/>
          <w:lang w:val="en-US"/>
        </w:rPr>
        <w:t>Cognitive</w:t>
      </w:r>
      <w:r w:rsidRPr="00C34B35">
        <w:rPr>
          <w:rFonts w:ascii="Arial" w:hAnsi="Arial" w:cs="Arial"/>
        </w:rPr>
        <w:t xml:space="preserve"> </w:t>
      </w:r>
      <w:r w:rsidRPr="00C34B35">
        <w:rPr>
          <w:rFonts w:ascii="Arial" w:hAnsi="Arial" w:cs="Arial"/>
          <w:lang w:val="en-US"/>
        </w:rPr>
        <w:t>Load</w:t>
      </w:r>
      <w:r w:rsidRPr="00C34B35">
        <w:rPr>
          <w:rFonts w:ascii="Arial" w:hAnsi="Arial" w:cs="Arial"/>
        </w:rPr>
        <w:t xml:space="preserve">: Θα μετρηθεί με </w:t>
      </w:r>
      <w:r w:rsidRPr="00C34B35">
        <w:rPr>
          <w:rFonts w:ascii="Arial" w:hAnsi="Arial" w:cs="Arial"/>
          <w:lang w:val="en-US"/>
        </w:rPr>
        <w:t>NASA</w:t>
      </w:r>
      <w:r w:rsidRPr="00C34B35">
        <w:rPr>
          <w:rFonts w:ascii="Arial" w:hAnsi="Arial" w:cs="Arial"/>
        </w:rPr>
        <w:t>-</w:t>
      </w:r>
      <w:r w:rsidRPr="00C34B35">
        <w:rPr>
          <w:rFonts w:ascii="Arial" w:hAnsi="Arial" w:cs="Arial"/>
          <w:lang w:val="en-US"/>
        </w:rPr>
        <w:t>TLX</w:t>
      </w:r>
      <w:r w:rsidRPr="00C34B35">
        <w:rPr>
          <w:rFonts w:ascii="Arial" w:hAnsi="Arial" w:cs="Arial"/>
        </w:rPr>
        <w:t>.</w:t>
      </w:r>
    </w:p>
    <w:p w14:paraId="6F35B93A" w14:textId="1DEE52D3" w:rsidR="00E474FC" w:rsidRPr="00A3206F" w:rsidRDefault="00192340" w:rsidP="00245A62">
      <w:pPr>
        <w:pStyle w:val="ListParagraph"/>
        <w:numPr>
          <w:ilvl w:val="0"/>
          <w:numId w:val="9"/>
        </w:numPr>
        <w:jc w:val="both"/>
        <w:rPr>
          <w:ins w:id="80" w:author="Polyxeni Bouzouki" w:date="2026-08-19T12:13:00Z" w16du:dateUtc="2026-08-19T09:13:00Z"/>
          <w:rFonts w:ascii="Arial" w:hAnsi="Arial" w:cs="Arial"/>
          <w:rPrChange w:id="81" w:author="Polyxeni Bouzouki" w:date="2026-08-19T12:13:00Z" w16du:dateUtc="2026-08-19T09:13:00Z">
            <w:rPr>
              <w:ins w:id="82" w:author="Polyxeni Bouzouki" w:date="2026-08-19T12:13:00Z" w16du:dateUtc="2026-08-19T09:13:00Z"/>
              <w:rFonts w:ascii="Arial" w:hAnsi="Arial" w:cs="Arial"/>
              <w:lang w:val="en-US"/>
            </w:rPr>
          </w:rPrChange>
        </w:rPr>
      </w:pPr>
      <w:r w:rsidRPr="00C34B35">
        <w:rPr>
          <w:rFonts w:ascii="Arial" w:hAnsi="Arial" w:cs="Arial"/>
          <w:lang w:val="en-US"/>
        </w:rPr>
        <w:t>Performance</w:t>
      </w:r>
      <w:r w:rsidRPr="00C34B35">
        <w:rPr>
          <w:rFonts w:ascii="Arial" w:hAnsi="Arial" w:cs="Arial"/>
        </w:rPr>
        <w:t xml:space="preserve"> </w:t>
      </w:r>
      <w:r w:rsidRPr="00C34B35">
        <w:rPr>
          <w:rFonts w:ascii="Arial" w:hAnsi="Arial" w:cs="Arial"/>
          <w:lang w:val="en-US"/>
        </w:rPr>
        <w:t>Metrics</w:t>
      </w:r>
      <w:r w:rsidRPr="00C34B35">
        <w:rPr>
          <w:rFonts w:ascii="Arial" w:hAnsi="Arial" w:cs="Arial"/>
        </w:rPr>
        <w:t>: Θα μετρηθούν ο χρόνος ολοκλήρωσης της συνέντευξης (</w:t>
      </w:r>
      <w:r w:rsidRPr="00C34B35">
        <w:rPr>
          <w:rFonts w:ascii="Arial" w:hAnsi="Arial" w:cs="Arial"/>
          <w:lang w:val="en-US"/>
        </w:rPr>
        <w:t>time</w:t>
      </w:r>
      <w:r w:rsidRPr="00C34B35">
        <w:rPr>
          <w:rFonts w:ascii="Arial" w:hAnsi="Arial" w:cs="Arial"/>
        </w:rPr>
        <w:t xml:space="preserve"> </w:t>
      </w:r>
      <w:r w:rsidRPr="00C34B35">
        <w:rPr>
          <w:rFonts w:ascii="Arial" w:hAnsi="Arial" w:cs="Arial"/>
          <w:lang w:val="en-US"/>
        </w:rPr>
        <w:t>on</w:t>
      </w:r>
      <w:r w:rsidRPr="00C34B35">
        <w:rPr>
          <w:rFonts w:ascii="Arial" w:hAnsi="Arial" w:cs="Arial"/>
        </w:rPr>
        <w:t xml:space="preserve"> </w:t>
      </w:r>
      <w:r w:rsidRPr="00C34B35">
        <w:rPr>
          <w:rFonts w:ascii="Arial" w:hAnsi="Arial" w:cs="Arial"/>
          <w:lang w:val="en-US"/>
        </w:rPr>
        <w:t>task</w:t>
      </w:r>
      <w:r w:rsidRPr="00C34B35">
        <w:rPr>
          <w:rFonts w:ascii="Arial" w:hAnsi="Arial" w:cs="Arial"/>
        </w:rPr>
        <w:t xml:space="preserve">) και </w:t>
      </w:r>
      <w:ins w:id="83" w:author="Polyxeni Bouzouki" w:date="2026-05-03T20:37:00Z" w16du:dateUtc="2026-05-03T17:37:00Z">
        <w:r w:rsidR="00E339F2">
          <w:rPr>
            <w:rFonts w:ascii="Arial" w:hAnsi="Arial" w:cs="Arial"/>
          </w:rPr>
          <w:t>ο χρόνος απόκρισης του χρήστη (</w:t>
        </w:r>
        <w:r w:rsidR="00E339F2">
          <w:rPr>
            <w:rFonts w:ascii="Arial" w:hAnsi="Arial" w:cs="Arial"/>
            <w:lang w:val="en-US"/>
          </w:rPr>
          <w:t>response</w:t>
        </w:r>
        <w:r w:rsidR="00E339F2" w:rsidRPr="00E339F2">
          <w:rPr>
            <w:rFonts w:ascii="Arial" w:hAnsi="Arial" w:cs="Arial"/>
            <w:rPrChange w:id="84" w:author="Polyxeni Bouzouki" w:date="2026-05-03T20:37:00Z" w16du:dateUtc="2026-05-03T17:37:00Z">
              <w:rPr>
                <w:rFonts w:ascii="Arial" w:hAnsi="Arial" w:cs="Arial"/>
                <w:lang w:val="en-US"/>
              </w:rPr>
            </w:rPrChange>
          </w:rPr>
          <w:t xml:space="preserve"> </w:t>
        </w:r>
        <w:r w:rsidR="00E339F2">
          <w:rPr>
            <w:rFonts w:ascii="Arial" w:hAnsi="Arial" w:cs="Arial"/>
            <w:lang w:val="en-US"/>
          </w:rPr>
          <w:t>latency</w:t>
        </w:r>
      </w:ins>
      <w:ins w:id="85" w:author="Polyxeni Bouzouki" w:date="2026-05-03T20:38:00Z" w16du:dateUtc="2026-05-03T17:38:00Z">
        <w:r w:rsidR="00E339F2" w:rsidRPr="00E339F2">
          <w:rPr>
            <w:rFonts w:ascii="Arial" w:hAnsi="Arial" w:cs="Arial"/>
            <w:rPrChange w:id="86" w:author="Polyxeni Bouzouki" w:date="2026-05-03T20:38:00Z" w16du:dateUtc="2026-05-03T17:38:00Z">
              <w:rPr>
                <w:rFonts w:ascii="Arial" w:hAnsi="Arial" w:cs="Arial"/>
                <w:lang w:val="en-US"/>
              </w:rPr>
            </w:rPrChange>
          </w:rPr>
          <w:t>)</w:t>
        </w:r>
        <w:r w:rsidR="00E339F2">
          <w:rPr>
            <w:rFonts w:ascii="Arial" w:hAnsi="Arial" w:cs="Arial"/>
          </w:rPr>
          <w:t>, ως δείκτης αποδοτικότητας της αλληλεπίδρασης και έμμεση ένδειξη του επιπέδου άγχους.</w:t>
        </w:r>
      </w:ins>
      <w:del w:id="87" w:author="Polyxeni Bouzouki" w:date="2026-05-03T20:37:00Z" w16du:dateUtc="2026-05-03T17:37:00Z">
        <w:r w:rsidRPr="00C34B35" w:rsidDel="00E339F2">
          <w:rPr>
            <w:rFonts w:ascii="Arial" w:hAnsi="Arial" w:cs="Arial"/>
          </w:rPr>
          <w:delText xml:space="preserve">το </w:delText>
        </w:r>
        <w:commentRangeStart w:id="88"/>
        <w:commentRangeStart w:id="89"/>
        <w:r w:rsidRPr="00C34B35" w:rsidDel="00E339F2">
          <w:rPr>
            <w:rFonts w:ascii="Arial" w:hAnsi="Arial" w:cs="Arial"/>
          </w:rPr>
          <w:delText>ποσοστό ολοκλήρωσης της διαδικασίας από τους συμμετέχοντες (</w:delText>
        </w:r>
        <w:r w:rsidRPr="00C34B35" w:rsidDel="00E339F2">
          <w:rPr>
            <w:rFonts w:ascii="Arial" w:hAnsi="Arial" w:cs="Arial"/>
            <w:lang w:val="en-US"/>
          </w:rPr>
          <w:delText>task</w:delText>
        </w:r>
        <w:r w:rsidRPr="00C34B35" w:rsidDel="00E339F2">
          <w:rPr>
            <w:rFonts w:ascii="Arial" w:hAnsi="Arial" w:cs="Arial"/>
          </w:rPr>
          <w:delText xml:space="preserve"> </w:delText>
        </w:r>
        <w:r w:rsidRPr="00C34B35" w:rsidDel="00E339F2">
          <w:rPr>
            <w:rFonts w:ascii="Arial" w:hAnsi="Arial" w:cs="Arial"/>
            <w:lang w:val="en-US"/>
          </w:rPr>
          <w:delText>completion</w:delText>
        </w:r>
        <w:r w:rsidRPr="00C34B35" w:rsidDel="00E339F2">
          <w:rPr>
            <w:rFonts w:ascii="Arial" w:hAnsi="Arial" w:cs="Arial"/>
          </w:rPr>
          <w:delText xml:space="preserve"> </w:delText>
        </w:r>
        <w:r w:rsidRPr="00C34B35" w:rsidDel="00E339F2">
          <w:rPr>
            <w:rFonts w:ascii="Arial" w:hAnsi="Arial" w:cs="Arial"/>
            <w:lang w:val="en-US"/>
          </w:rPr>
          <w:delText>rate</w:delText>
        </w:r>
        <w:r w:rsidRPr="00C34B35" w:rsidDel="00E339F2">
          <w:rPr>
            <w:rFonts w:ascii="Arial" w:hAnsi="Arial" w:cs="Arial"/>
          </w:rPr>
          <w:delText>).</w:delText>
        </w:r>
        <w:commentRangeEnd w:id="88"/>
        <w:r w:rsidR="00943499" w:rsidRPr="00A3206F" w:rsidDel="00E339F2">
          <w:rPr>
            <w:rStyle w:val="CommentReference"/>
            <w:rFonts w:ascii="Arial" w:hAnsi="Arial" w:cs="Arial"/>
            <w:sz w:val="20"/>
            <w:szCs w:val="20"/>
            <w:rPrChange w:id="90" w:author="Polyxeni Bouzouki" w:date="2026-08-19T12:13:00Z" w16du:dateUtc="2026-08-19T09:13:00Z">
              <w:rPr>
                <w:rStyle w:val="CommentReference"/>
                <w:rFonts w:ascii="Arial" w:hAnsi="Arial" w:cs="Arial"/>
                <w:sz w:val="20"/>
                <w:szCs w:val="20"/>
                <w:lang w:val="en-US"/>
              </w:rPr>
            </w:rPrChange>
          </w:rPr>
          <w:commentReference w:id="88"/>
        </w:r>
        <w:commentRangeEnd w:id="89"/>
        <w:r w:rsidR="00E339F2" w:rsidRPr="00A3206F" w:rsidDel="00E339F2">
          <w:rPr>
            <w:rStyle w:val="CommentReference"/>
            <w:rFonts w:ascii="Arial" w:hAnsi="Arial" w:cs="Arial"/>
            <w:sz w:val="20"/>
            <w:szCs w:val="20"/>
            <w:rPrChange w:id="91" w:author="Polyxeni Bouzouki" w:date="2026-08-19T12:13:00Z" w16du:dateUtc="2026-08-19T09:13:00Z">
              <w:rPr>
                <w:rStyle w:val="CommentReference"/>
                <w:rFonts w:ascii="Arial" w:hAnsi="Arial" w:cs="Arial"/>
                <w:sz w:val="20"/>
                <w:szCs w:val="20"/>
                <w:lang w:val="en-US"/>
              </w:rPr>
            </w:rPrChange>
          </w:rPr>
          <w:commentReference w:id="89"/>
        </w:r>
      </w:del>
    </w:p>
    <w:p w14:paraId="19A3DE5B" w14:textId="4518B34B" w:rsidR="00A3206F" w:rsidRPr="00A3206F" w:rsidRDefault="00A3206F" w:rsidP="00A3206F">
      <w:pPr>
        <w:pStyle w:val="ListParagraph"/>
        <w:numPr>
          <w:ilvl w:val="0"/>
          <w:numId w:val="9"/>
        </w:numPr>
        <w:jc w:val="both"/>
        <w:rPr>
          <w:rFonts w:ascii="Arial" w:hAnsi="Arial" w:cs="Arial"/>
          <w:rPrChange w:id="92" w:author="Polyxeni Bouzouki" w:date="2026-08-19T12:13:00Z" w16du:dateUtc="2026-08-19T09:13:00Z">
            <w:rPr/>
          </w:rPrChange>
        </w:rPr>
      </w:pPr>
      <w:ins w:id="93" w:author="Polyxeni Bouzouki" w:date="2026-08-19T12:13:00Z" w16du:dateUtc="2026-08-19T09:13:00Z">
        <w:r>
          <w:rPr>
            <w:rFonts w:ascii="Arial" w:hAnsi="Arial" w:cs="Arial"/>
            <w:lang w:val="en-US"/>
          </w:rPr>
          <w:lastRenderedPageBreak/>
          <w:t>Behavioral</w:t>
        </w:r>
        <w:r w:rsidRPr="00031C8C">
          <w:rPr>
            <w:rFonts w:ascii="Arial" w:hAnsi="Arial" w:cs="Arial"/>
          </w:rPr>
          <w:t xml:space="preserve"> </w:t>
        </w:r>
        <w:r>
          <w:rPr>
            <w:rFonts w:ascii="Arial" w:hAnsi="Arial" w:cs="Arial"/>
            <w:lang w:val="en-US"/>
          </w:rPr>
          <w:t>Metrics</w:t>
        </w:r>
        <w:r w:rsidRPr="00031C8C">
          <w:rPr>
            <w:rFonts w:ascii="Arial" w:hAnsi="Arial" w:cs="Arial"/>
          </w:rPr>
          <w:t xml:space="preserve">: </w:t>
        </w:r>
        <w:r>
          <w:rPr>
            <w:rFonts w:ascii="Arial" w:hAnsi="Arial" w:cs="Arial"/>
          </w:rPr>
          <w:t xml:space="preserve">Ποσοστό χρηστών που επέλεξαν να αναθεωρήσουν τουλάχιστον μια απάντηση, συνολικός αριθμός αναθεωρήσεων ανά χρήστη, μεταβολή μήκους της απάντησης πριν και μετά το </w:t>
        </w:r>
        <w:r>
          <w:rPr>
            <w:rFonts w:ascii="Arial" w:hAnsi="Arial" w:cs="Arial"/>
            <w:lang w:val="en-US"/>
          </w:rPr>
          <w:t>feedback</w:t>
        </w:r>
        <w:r w:rsidRPr="00031C8C">
          <w:rPr>
            <w:rFonts w:ascii="Arial" w:hAnsi="Arial" w:cs="Arial"/>
          </w:rPr>
          <w:t xml:space="preserve">, </w:t>
        </w:r>
        <w:r>
          <w:rPr>
            <w:rFonts w:ascii="Arial" w:hAnsi="Arial" w:cs="Arial"/>
          </w:rPr>
          <w:t>χρόνος μέχρι την επιλογή «Συνέχεια» ή «Βελτίωση».</w:t>
        </w:r>
      </w:ins>
    </w:p>
    <w:p w14:paraId="751C583F" w14:textId="5B00C13A" w:rsidR="004274E6" w:rsidRPr="00C34B35" w:rsidRDefault="004274E6" w:rsidP="00245A62">
      <w:pPr>
        <w:pStyle w:val="Heading3"/>
        <w:jc w:val="both"/>
        <w:rPr>
          <w:rFonts w:ascii="Arial" w:hAnsi="Arial" w:cs="Arial"/>
        </w:rPr>
      </w:pPr>
      <w:r w:rsidRPr="00C34B35">
        <w:rPr>
          <w:rFonts w:ascii="Arial" w:hAnsi="Arial" w:cs="Arial"/>
        </w:rPr>
        <w:t>Βήμα 5) Συγγραφή κειμένου</w:t>
      </w:r>
    </w:p>
    <w:p w14:paraId="5B7270F5" w14:textId="2F64D753" w:rsidR="004274E6" w:rsidRPr="00C34B35" w:rsidRDefault="00E474FC" w:rsidP="00245A62">
      <w:pPr>
        <w:jc w:val="both"/>
        <w:rPr>
          <w:rFonts w:ascii="Arial" w:hAnsi="Arial" w:cs="Arial"/>
        </w:rPr>
      </w:pPr>
      <w:r w:rsidRPr="00C34B35">
        <w:rPr>
          <w:rFonts w:ascii="Arial" w:hAnsi="Arial" w:cs="Arial"/>
        </w:rPr>
        <w:t xml:space="preserve">Συγγραφή με βάση το </w:t>
      </w:r>
      <w:r w:rsidRPr="00C34B35">
        <w:rPr>
          <w:rFonts w:ascii="Arial" w:hAnsi="Arial" w:cs="Arial"/>
          <w:lang w:val="en-US"/>
        </w:rPr>
        <w:t>template</w:t>
      </w:r>
      <w:r w:rsidRPr="00C34B35">
        <w:rPr>
          <w:rFonts w:ascii="Arial" w:hAnsi="Arial" w:cs="Arial"/>
        </w:rPr>
        <w:t>.</w:t>
      </w:r>
    </w:p>
    <w:p w14:paraId="4C30AC38" w14:textId="26B9E995" w:rsidR="004274E6" w:rsidRPr="00C34B35" w:rsidRDefault="004274E6" w:rsidP="00245A62">
      <w:pPr>
        <w:jc w:val="both"/>
        <w:rPr>
          <w:rFonts w:ascii="Arial" w:hAnsi="Arial" w:cs="Arial"/>
        </w:rPr>
      </w:pPr>
    </w:p>
    <w:p w14:paraId="097D9B9B" w14:textId="4DB3DC4A" w:rsidR="00757D68" w:rsidRPr="00C34B35" w:rsidRDefault="00757D68" w:rsidP="00245A62">
      <w:pPr>
        <w:jc w:val="both"/>
        <w:rPr>
          <w:rFonts w:ascii="Arial" w:hAnsi="Arial" w:cs="Arial"/>
          <w:b/>
          <w:bCs/>
          <w:color w:val="0F4761" w:themeColor="accent1" w:themeShade="BF"/>
          <w:sz w:val="28"/>
          <w:szCs w:val="28"/>
          <w:u w:val="single"/>
        </w:rPr>
      </w:pPr>
      <w:r w:rsidRPr="00C34B35">
        <w:rPr>
          <w:rFonts w:ascii="Arial" w:hAnsi="Arial" w:cs="Arial"/>
          <w:b/>
          <w:bCs/>
          <w:color w:val="0F4761" w:themeColor="accent1" w:themeShade="BF"/>
          <w:sz w:val="28"/>
          <w:szCs w:val="28"/>
          <w:u w:val="single"/>
        </w:rPr>
        <w:t>ΕΡΩΤΗΣΕΙΣ</w:t>
      </w:r>
    </w:p>
    <w:p w14:paraId="3B1E1090" w14:textId="13C6FFE6" w:rsidR="00757D68" w:rsidRPr="00C34B35" w:rsidRDefault="00757D68" w:rsidP="00757D68">
      <w:pPr>
        <w:pStyle w:val="ListParagraph"/>
        <w:numPr>
          <w:ilvl w:val="0"/>
          <w:numId w:val="13"/>
        </w:numPr>
        <w:jc w:val="both"/>
        <w:rPr>
          <w:rFonts w:ascii="Arial" w:hAnsi="Arial" w:cs="Arial"/>
          <w:color w:val="000000" w:themeColor="text1"/>
        </w:rPr>
      </w:pPr>
      <w:commentRangeStart w:id="94"/>
      <w:r w:rsidRPr="00C34B35">
        <w:rPr>
          <w:rFonts w:ascii="Arial" w:hAnsi="Arial" w:cs="Arial"/>
          <w:color w:val="000000" w:themeColor="text1"/>
        </w:rPr>
        <w:t>Θεωρείτε ότι η συγγραφή του κειμένου είναι καλό να γίνει στα αγγλικά ή στα ελληνικά;</w:t>
      </w:r>
      <w:commentRangeEnd w:id="94"/>
      <w:r w:rsidR="005A5A08" w:rsidRPr="00C34B35">
        <w:rPr>
          <w:rStyle w:val="CommentReference"/>
          <w:rFonts w:ascii="Arial" w:hAnsi="Arial" w:cs="Arial"/>
          <w:color w:val="000000" w:themeColor="text1"/>
          <w:sz w:val="20"/>
          <w:szCs w:val="20"/>
        </w:rPr>
        <w:commentReference w:id="94"/>
      </w:r>
    </w:p>
    <w:p w14:paraId="2FCBA6CB" w14:textId="4EBAA4FC" w:rsidR="00757D68" w:rsidRPr="00C34B35" w:rsidRDefault="00757D68" w:rsidP="00757D68">
      <w:pPr>
        <w:pStyle w:val="ListParagraph"/>
        <w:numPr>
          <w:ilvl w:val="0"/>
          <w:numId w:val="13"/>
        </w:numPr>
        <w:jc w:val="both"/>
        <w:rPr>
          <w:rFonts w:ascii="Arial" w:hAnsi="Arial" w:cs="Arial"/>
          <w:color w:val="000000" w:themeColor="text1"/>
        </w:rPr>
      </w:pPr>
      <w:commentRangeStart w:id="95"/>
      <w:commentRangeStart w:id="96"/>
      <w:r w:rsidRPr="00C34B35">
        <w:rPr>
          <w:rFonts w:ascii="Arial" w:hAnsi="Arial" w:cs="Arial"/>
          <w:color w:val="000000" w:themeColor="text1"/>
        </w:rPr>
        <w:t xml:space="preserve">Ωφελεί να γίνει η συγγραφή στο </w:t>
      </w:r>
      <w:r w:rsidRPr="00C34B35">
        <w:rPr>
          <w:rFonts w:ascii="Arial" w:hAnsi="Arial" w:cs="Arial"/>
          <w:color w:val="000000" w:themeColor="text1"/>
          <w:lang w:val="en-US"/>
        </w:rPr>
        <w:t>latex</w:t>
      </w:r>
      <w:r w:rsidRPr="00C34B35">
        <w:rPr>
          <w:rFonts w:ascii="Arial" w:hAnsi="Arial" w:cs="Arial"/>
          <w:color w:val="000000" w:themeColor="text1"/>
        </w:rPr>
        <w:t xml:space="preserve"> ή το θεωρείτε περιττό και καλύτερο να γίνει σε </w:t>
      </w:r>
      <w:r w:rsidRPr="00C34B35">
        <w:rPr>
          <w:rFonts w:ascii="Arial" w:hAnsi="Arial" w:cs="Arial"/>
          <w:color w:val="000000" w:themeColor="text1"/>
          <w:lang w:val="en-US"/>
        </w:rPr>
        <w:t>word</w:t>
      </w:r>
      <w:r w:rsidRPr="00C34B35">
        <w:rPr>
          <w:rFonts w:ascii="Arial" w:hAnsi="Arial" w:cs="Arial"/>
          <w:color w:val="000000" w:themeColor="text1"/>
        </w:rPr>
        <w:t xml:space="preserve"> όπως μας έχετε στείλει το </w:t>
      </w:r>
      <w:r w:rsidRPr="00C34B35">
        <w:rPr>
          <w:rFonts w:ascii="Arial" w:hAnsi="Arial" w:cs="Arial"/>
          <w:color w:val="000000" w:themeColor="text1"/>
          <w:lang w:val="en-US"/>
        </w:rPr>
        <w:t>template</w:t>
      </w:r>
      <w:r w:rsidRPr="00C34B35">
        <w:rPr>
          <w:rFonts w:ascii="Arial" w:hAnsi="Arial" w:cs="Arial"/>
          <w:color w:val="000000" w:themeColor="text1"/>
        </w:rPr>
        <w:t>;</w:t>
      </w:r>
      <w:commentRangeEnd w:id="95"/>
      <w:r w:rsidR="005A5A08" w:rsidRPr="00C34B35">
        <w:rPr>
          <w:rStyle w:val="CommentReference"/>
          <w:rFonts w:ascii="Arial" w:hAnsi="Arial" w:cs="Arial"/>
          <w:color w:val="000000" w:themeColor="text1"/>
          <w:sz w:val="20"/>
          <w:szCs w:val="20"/>
        </w:rPr>
        <w:commentReference w:id="95"/>
      </w:r>
      <w:commentRangeEnd w:id="96"/>
      <w:r w:rsidR="005A5A08" w:rsidRPr="00C34B35">
        <w:rPr>
          <w:rStyle w:val="CommentReference"/>
          <w:rFonts w:ascii="Arial" w:hAnsi="Arial" w:cs="Arial"/>
          <w:color w:val="000000" w:themeColor="text1"/>
          <w:sz w:val="20"/>
          <w:szCs w:val="20"/>
        </w:rPr>
        <w:commentReference w:id="96"/>
      </w:r>
    </w:p>
    <w:sectPr w:rsidR="00757D68" w:rsidRPr="00C34B35">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Christos Katsanos" w:date="2026-04-26T20:06:00Z" w:initials="CK">
    <w:p w14:paraId="3EDC630A" w14:textId="15B8D1BC" w:rsidR="00574575" w:rsidRDefault="00574575" w:rsidP="00574575">
      <w:pPr>
        <w:pStyle w:val="CommentText"/>
        <w:rPr>
          <w:lang w:val="en-US"/>
        </w:rPr>
      </w:pPr>
      <w:r>
        <w:rPr>
          <w:rStyle w:val="CommentReference"/>
        </w:rPr>
        <w:annotationRef/>
      </w:r>
      <w:r>
        <w:t xml:space="preserve">Για το σχεδιασμό δες και αυτό, είναι το πιο δημοφιλές σετ κανόνων για </w:t>
      </w:r>
      <w:r>
        <w:rPr>
          <w:lang w:val="en-US"/>
        </w:rPr>
        <w:t xml:space="preserve">Human-AI interaction </w:t>
      </w:r>
      <w:r>
        <w:t>και νομίζω μπορεί να σε βοηθήσει (και να το χρησιμοποιήσεις και ως τεκμηρίωση για συγκεκριμένες επιλογές)</w:t>
      </w:r>
      <w:r>
        <w:rPr>
          <w:lang w:val="en-US"/>
        </w:rPr>
        <w:t xml:space="preserve">: </w:t>
      </w:r>
    </w:p>
    <w:p w14:paraId="27D05EB6" w14:textId="77777777" w:rsidR="00574575" w:rsidRDefault="00574575" w:rsidP="00574575">
      <w:pPr>
        <w:pStyle w:val="CommentText"/>
        <w:rPr>
          <w:lang w:val="en-US"/>
        </w:rPr>
      </w:pPr>
    </w:p>
    <w:p w14:paraId="7FCE2B0E" w14:textId="77777777" w:rsidR="00574575" w:rsidRPr="0003570C" w:rsidRDefault="00574575" w:rsidP="00574575">
      <w:pPr>
        <w:pStyle w:val="CommentText"/>
        <w:rPr>
          <w:lang w:val="en-US"/>
        </w:rPr>
      </w:pPr>
      <w:r w:rsidRPr="0003570C">
        <w:rPr>
          <w:lang w:val="en-US"/>
        </w:rPr>
        <w:t xml:space="preserve">Amershi, S., Weld, D., Vorvoreanu, M., Fourney, A., Nushi, B., Collisson, P., Suh, J., Iqbal, S., Bennett, P. N., Inkpen, K., Teevan, J., Kikin-Gil, R., &amp; Horvitz, E. (2019). Guidelines for Human-AI Interaction. </w:t>
      </w:r>
      <w:r w:rsidRPr="0003570C">
        <w:rPr>
          <w:i/>
          <w:iCs/>
          <w:lang w:val="en-US"/>
        </w:rPr>
        <w:t>Proceedings of the 2019 CHI Conference on Human Factors in Computing Systems</w:t>
      </w:r>
      <w:r w:rsidRPr="0003570C">
        <w:rPr>
          <w:lang w:val="en-US"/>
        </w:rPr>
        <w:t xml:space="preserve">, 1–13. </w:t>
      </w:r>
      <w:hyperlink r:id="rId1" w:history="1">
        <w:r w:rsidRPr="0003570C">
          <w:rPr>
            <w:rStyle w:val="Hyperlink"/>
            <w:lang w:val="en-US"/>
          </w:rPr>
          <w:t>https://doi.org/10.1145/3290605.3300233</w:t>
        </w:r>
      </w:hyperlink>
    </w:p>
    <w:p w14:paraId="2356A81B" w14:textId="77777777" w:rsidR="00574575" w:rsidRDefault="00574575" w:rsidP="00574575">
      <w:pPr>
        <w:pStyle w:val="CommentText"/>
        <w:rPr>
          <w:lang w:val="en-US"/>
        </w:rPr>
      </w:pPr>
    </w:p>
    <w:p w14:paraId="4E7BDC90" w14:textId="77777777" w:rsidR="00574575" w:rsidRPr="0003570C" w:rsidRDefault="00574575" w:rsidP="00574575">
      <w:pPr>
        <w:pStyle w:val="CommentText"/>
      </w:pPr>
      <w:r>
        <w:t>Χρήσιμα σχετικά:</w:t>
      </w:r>
    </w:p>
    <w:p w14:paraId="00C96878" w14:textId="77777777" w:rsidR="00574575" w:rsidRPr="0003570C" w:rsidRDefault="00574575" w:rsidP="00574575">
      <w:pPr>
        <w:pStyle w:val="CommentText"/>
        <w:numPr>
          <w:ilvl w:val="0"/>
          <w:numId w:val="16"/>
        </w:numPr>
        <w:rPr>
          <w:lang w:val="en-US"/>
        </w:rPr>
      </w:pPr>
      <w:r>
        <w:rPr>
          <w:lang w:val="en-US"/>
        </w:rPr>
        <w:t xml:space="preserve"> </w:t>
      </w:r>
      <w:r>
        <w:t xml:space="preserve">Διαδραστικό τρόπος αλληλεπίδρασης με τους κανόνες: </w:t>
      </w:r>
      <w:hyperlink r:id="rId2" w:history="1">
        <w:r w:rsidRPr="00A0402A">
          <w:rPr>
            <w:rStyle w:val="Hyperlink"/>
            <w:lang w:val="en-US"/>
          </w:rPr>
          <w:t>https://www.microsoft.com/en-us/haxtoolkit/library/</w:t>
        </w:r>
      </w:hyperlink>
      <w:r>
        <w:rPr>
          <w:lang w:val="en-US"/>
        </w:rPr>
        <w:t xml:space="preserve"> </w:t>
      </w:r>
    </w:p>
    <w:p w14:paraId="027B0A3C" w14:textId="49B96323" w:rsidR="00574575" w:rsidRPr="00F74A80" w:rsidRDefault="00574575" w:rsidP="00574575">
      <w:pPr>
        <w:pStyle w:val="CommentText"/>
      </w:pPr>
      <w:r>
        <w:t xml:space="preserve"> Πολύ καλό </w:t>
      </w:r>
      <w:r>
        <w:rPr>
          <w:lang w:val="en-US"/>
        </w:rPr>
        <w:t xml:space="preserve">webinar:  </w:t>
      </w:r>
      <w:hyperlink r:id="rId3" w:history="1">
        <w:r w:rsidRPr="00A0402A">
          <w:rPr>
            <w:rStyle w:val="Hyperlink"/>
            <w:lang w:val="en-US"/>
          </w:rPr>
          <w:t>https://www.youtube.com/watch?v=JppYmctp0a8</w:t>
        </w:r>
      </w:hyperlink>
    </w:p>
  </w:comment>
  <w:comment w:id="37" w:author="Polyxeni Bouzouki" w:date="2026-05-03T19:05:00Z" w:initials="PB">
    <w:p w14:paraId="209D0179" w14:textId="77777777" w:rsidR="00F74A80" w:rsidRDefault="00F74A80" w:rsidP="00F74A80">
      <w:r>
        <w:rPr>
          <w:rStyle w:val="CommentReference"/>
        </w:rPr>
        <w:annotationRef/>
      </w:r>
      <w:r>
        <w:t>Ενσωμάτωσα το paper στην ενδεικτική βιβλιογραφία και πρόσθεσα σχετική αναφορά στα βήματα 1 και 3 του πλάνου.</w:t>
      </w:r>
    </w:p>
  </w:comment>
  <w:comment w:id="54" w:author="Christos Katsanos" w:date="2026-04-26T20:12:00Z" w:initials="CK">
    <w:p w14:paraId="716D0B4C" w14:textId="7BB903D8" w:rsidR="00717C8E" w:rsidRPr="00A73C5D" w:rsidRDefault="00717C8E">
      <w:pPr>
        <w:pStyle w:val="CommentText"/>
      </w:pPr>
      <w:r>
        <w:rPr>
          <w:rStyle w:val="CommentReference"/>
        </w:rPr>
        <w:annotationRef/>
      </w:r>
      <w:r>
        <w:t>Έχεις πρόσβαση σε τέτοιο άτομο;</w:t>
      </w:r>
    </w:p>
  </w:comment>
  <w:comment w:id="55" w:author="Polyxeni Bouzouki" w:date="2026-08-19T11:30:00Z" w:initials="PB">
    <w:p w14:paraId="5CC9B035" w14:textId="77777777" w:rsidR="00915291" w:rsidRDefault="00915291" w:rsidP="00915291">
      <w:r>
        <w:rPr>
          <w:rStyle w:val="CommentReference"/>
        </w:rPr>
        <w:annotationRef/>
      </w:r>
      <w:r>
        <w:t>Σχετικά με το συγκεκριμένο condition, δεν έχω άμεση πρόσβαση σε επαγγελματία recruiter και η αναζήτηση και ο συντονισμός με ένα τέτοιο άτομο θα προκαλέσουν σημαντική καθυστέρηση στην εκπόνηση της μελέτης. Για τον λόγο αυτό εξετάζω το ενδεχόμενο είτε να διατηρηθούν μόνο τα δύο βασικά conditions είτε, εφόσον κρίνεται μεθοδολογικά απαραίτητο, να χρησιμοποιηθεί ένα διαφορετικό τρίτο baseline condition, για παράδειγμα LLM-based αλλά μη προσαρμοζόμενο. Θεωρείτε ότι η σύγκριση των δύο βασικών conditions είναι επιστημονικά επαρκής για το επίπεδο της πτυχιακής ή θα ήταν προτιμότερη η ύπαρξη τρίτου baseline condition;</w:t>
      </w:r>
    </w:p>
  </w:comment>
  <w:comment w:id="74" w:author="Christos Katsanos" w:date="2026-03-05T15:22:00Z" w:initials="CK">
    <w:p w14:paraId="51B08534" w14:textId="77777777" w:rsidR="008F2FC3" w:rsidRDefault="005E71BD">
      <w:pPr>
        <w:pStyle w:val="CommentText"/>
        <w:rPr>
          <w:lang w:val="en-US"/>
        </w:rPr>
      </w:pPr>
      <w:r>
        <w:rPr>
          <w:rStyle w:val="CommentReference"/>
        </w:rPr>
        <w:annotationRef/>
      </w:r>
      <w:r>
        <w:t xml:space="preserve">Αυτό πως θα το μετρήσεις, με </w:t>
      </w:r>
      <w:r>
        <w:rPr>
          <w:lang w:val="en-US"/>
        </w:rPr>
        <w:t xml:space="preserve">self-reported </w:t>
      </w:r>
      <w:r>
        <w:t xml:space="preserve">τρόπο; Έχεις βρει κάποιο σταθμισμένο ερωτηματολόγιο; </w:t>
      </w:r>
    </w:p>
    <w:p w14:paraId="4AE36E09" w14:textId="77777777" w:rsidR="008F2FC3" w:rsidRDefault="008F2FC3">
      <w:pPr>
        <w:pStyle w:val="CommentText"/>
        <w:rPr>
          <w:lang w:val="en-US"/>
        </w:rPr>
      </w:pPr>
    </w:p>
    <w:p w14:paraId="2614932A" w14:textId="77777777" w:rsidR="005E71BD" w:rsidRDefault="005E71BD">
      <w:pPr>
        <w:pStyle w:val="CommentText"/>
        <w:rPr>
          <w:lang w:val="en-US"/>
        </w:rPr>
      </w:pPr>
      <w:r>
        <w:t>Μπορεί να μετρηθεί και με φυσιολογικά δεδομένα (κυρίως</w:t>
      </w:r>
      <w:r>
        <w:rPr>
          <w:lang w:val="en-US"/>
        </w:rPr>
        <w:t xml:space="preserve"> GSR)</w:t>
      </w:r>
      <w:r>
        <w:t>, θα υπάρχει διαθέσιμος εξοπλισμός</w:t>
      </w:r>
      <w:r w:rsidR="0008769C">
        <w:t xml:space="preserve"> σύντομα για το σκοπό αυτό.</w:t>
      </w:r>
    </w:p>
    <w:p w14:paraId="643B8270" w14:textId="77777777" w:rsidR="008F2FC3" w:rsidRDefault="008F2FC3">
      <w:pPr>
        <w:pStyle w:val="CommentText"/>
        <w:rPr>
          <w:lang w:val="en-US"/>
        </w:rPr>
      </w:pPr>
    </w:p>
    <w:p w14:paraId="4E0DE2A9" w14:textId="70FFE252" w:rsidR="008F2FC3" w:rsidRPr="00A3206F" w:rsidRDefault="008F2FC3">
      <w:pPr>
        <w:pStyle w:val="CommentText"/>
        <w:rPr>
          <w:lang w:val="en-US"/>
        </w:rPr>
      </w:pPr>
      <w:r>
        <w:t>Δες πως το μετράνε και στη σχετική βιβλιογραφία που έχεις εντοπίσει.</w:t>
      </w:r>
    </w:p>
  </w:comment>
  <w:comment w:id="75" w:author="Polyxeni Bouzouki" w:date="2026-03-17T17:37:00Z" w:initials="PB">
    <w:p w14:paraId="3B7CF099" w14:textId="77777777" w:rsidR="00780000" w:rsidRDefault="00780000" w:rsidP="00780000">
      <w:r>
        <w:rPr>
          <w:rStyle w:val="CommentReference"/>
        </w:rPr>
        <w:annotationRef/>
      </w:r>
      <w:r>
        <w:t>Σχετικά με τη χρήση φυσιολογικών δεδομένων (GSR), θεωρείτε ότι είναι βασική μεταβλητή ή πιστεύετε ότι η μελέτη παραμένει πλήρης με τον συνδυασμό των MASI, SUS, NASA-TLX και των performance metrics που προτείνετε;</w:t>
      </w:r>
    </w:p>
  </w:comment>
  <w:comment w:id="76" w:author="Christos Katsanos" w:date="2026-04-26T19:35:00Z" w:initials="CK">
    <w:p w14:paraId="570B5BE7" w14:textId="438B8721" w:rsidR="00050E78" w:rsidRPr="00943499" w:rsidRDefault="00050E78">
      <w:pPr>
        <w:pStyle w:val="CommentText"/>
        <w:rPr>
          <w:lang w:val="en-US"/>
        </w:rPr>
      </w:pPr>
      <w:r>
        <w:rPr>
          <w:rStyle w:val="CommentReference"/>
        </w:rPr>
        <w:annotationRef/>
      </w:r>
      <w:r>
        <w:t xml:space="preserve">Τα φυσιολογικά </w:t>
      </w:r>
      <w:r w:rsidR="00336607">
        <w:t xml:space="preserve">σίγουρα </w:t>
      </w:r>
      <w:r>
        <w:t xml:space="preserve">θα δώσουν μια αίσθηση μεγαλύτερης πρωτοτυπίας στη δουλειά αλλά </w:t>
      </w:r>
      <w:r w:rsidR="00336607">
        <w:t xml:space="preserve">από την άλλη </w:t>
      </w:r>
      <w:r>
        <w:t>θέλουν τεχνογνωσία για την ανάλυση</w:t>
      </w:r>
      <w:r w:rsidR="00336607">
        <w:t xml:space="preserve"> των δεδομένων</w:t>
      </w:r>
      <w:r>
        <w:t>. Νομίζω για το δικό σου πλαίσιο αρκεί το</w:t>
      </w:r>
      <w:r w:rsidR="00336607">
        <w:t xml:space="preserve"> </w:t>
      </w:r>
      <w:r w:rsidR="00336607">
        <w:rPr>
          <w:lang w:val="en-US"/>
        </w:rPr>
        <w:t>self-reported</w:t>
      </w:r>
      <w:r>
        <w:t xml:space="preserve"> </w:t>
      </w:r>
      <w:r>
        <w:rPr>
          <w:lang w:val="en-US"/>
        </w:rPr>
        <w:t>MASI</w:t>
      </w:r>
      <w:r>
        <w:t xml:space="preserve"> που φαίνεται να είναι εξειδικευμένο</w:t>
      </w:r>
      <w:r w:rsidR="00336607">
        <w:t xml:space="preserve"> </w:t>
      </w:r>
      <w:r>
        <w:t>για διαδικασίες συνεντεύξεων (καλό εύρημα</w:t>
      </w:r>
      <w:r w:rsidR="00971A0B">
        <w:t>, μπράβο</w:t>
      </w:r>
      <w:r>
        <w:t>!).</w:t>
      </w:r>
      <w:r w:rsidR="000461C7">
        <w:t xml:space="preserve"> Από το λίγο που έψαξα βγάζει ένα συνολικό σκορ (αλλά και επιμέρους) και έχει και νόρμες ερμηνείας. Είναι ίσως λίγο μεγάλος ο αριθμός ερωτήσεων που έχει </w:t>
      </w:r>
      <w:r w:rsidR="000461C7">
        <w:rPr>
          <w:lang w:val="en-US"/>
        </w:rPr>
        <w:t>(</w:t>
      </w:r>
      <w:r w:rsidR="000461C7">
        <w:t xml:space="preserve">το λέω για τα χρονικά </w:t>
      </w:r>
      <w:r w:rsidR="000461C7">
        <w:rPr>
          <w:lang w:val="en-US"/>
        </w:rPr>
        <w:t xml:space="preserve">logistics </w:t>
      </w:r>
      <w:r w:rsidR="000461C7">
        <w:t>του πειράματος)</w:t>
      </w:r>
      <w:r w:rsidR="00943499">
        <w:rPr>
          <w:lang w:val="en-US"/>
        </w:rPr>
        <w:t>.</w:t>
      </w:r>
    </w:p>
  </w:comment>
  <w:comment w:id="77" w:author="Polyxeni Bouzouki" w:date="2026-08-19T11:48:00Z" w:initials="PB">
    <w:p w14:paraId="1F1D3AD5" w14:textId="77777777" w:rsidR="00E02EA8" w:rsidRDefault="00E02EA8" w:rsidP="00E02EA8">
      <w:r>
        <w:rPr>
          <w:rStyle w:val="CommentReference"/>
        </w:rPr>
        <w:annotationRef/>
      </w:r>
      <w:r>
        <w:t xml:space="preserve">Έχετε δίκιο σχετικά με τον αριθμό των ερωτήσεων. Από τη βιβλιογραφία προκύπτει ότι το MASI απαιτεί περίπου 5–10 λεπτά για τη συμπλήρωσή του. Καθώς το MASI είναι εξειδικευμένο για το άγχος σε διαδικασίες συνέντευξης και, όπως αναφέρατε, θεωρείτε ότι επαρκεί για το πλαίσιο της συγκεκριμένης μελέτης, προσανατολίζομαι στη διατήρηση της πλήρους έκδοσης των 30 ερωτήσεων. Θεωρείτε ότι είναι προτιμότερο να παραμείνω σε αυτήν ή να εξετάσω περαιτέρω κάποια συντομότερη εναλλακτική, ώστε να περιοριστεί η συνολική διάρκεια του πειράματος; </w:t>
      </w:r>
    </w:p>
  </w:comment>
  <w:comment w:id="88" w:author="Christos Katsanos" w:date="2026-04-26T19:39:00Z" w:initials="CK">
    <w:p w14:paraId="14DECAE1" w14:textId="0822344A" w:rsidR="00943499" w:rsidRPr="00E339F2" w:rsidRDefault="00943499">
      <w:pPr>
        <w:pStyle w:val="CommentText"/>
        <w:rPr>
          <w:lang w:val="en-US"/>
        </w:rPr>
      </w:pPr>
      <w:r>
        <w:rPr>
          <w:rStyle w:val="CommentReference"/>
        </w:rPr>
        <w:annotationRef/>
      </w:r>
      <w:r>
        <w:t xml:space="preserve">Αυτό πρέπει λίγο να το σκεφτούμε εδώ τι ακριβώς σημαίνει. Αν καταλαβαίνω καλά λες να μετράμε πόσοι σταμάτησαν τη συνέντευξη πριν την ολοκλήρωσή της; Είναι πιθανό αυτό να είναι πολύ διαφορετικό από το 100%; Θέλω να πω αν ο χρόνος του πειράματος είναι λογικός δεν βλέπω πως μπορούν να κάνουν </w:t>
      </w:r>
      <w:r>
        <w:rPr>
          <w:lang w:val="en-US"/>
        </w:rPr>
        <w:t xml:space="preserve">task fail </w:t>
      </w:r>
      <w:r>
        <w:t xml:space="preserve">οι συμμετέχοντες. Μπορούμε να ορίσουμε αλλιώς το </w:t>
      </w:r>
      <w:r>
        <w:rPr>
          <w:lang w:val="en-US"/>
        </w:rPr>
        <w:t xml:space="preserve">task success </w:t>
      </w:r>
      <w:r>
        <w:t>για το συγκεκριμένο πλαίσιο χρήσης</w:t>
      </w:r>
      <w:r>
        <w:rPr>
          <w:lang w:val="en-US"/>
        </w:rPr>
        <w:t>?</w:t>
      </w:r>
      <w:r w:rsidR="00BB55EF">
        <w:t xml:space="preserve"> Τι λες?</w:t>
      </w:r>
      <w:r w:rsidR="004A010D">
        <w:t xml:space="preserve"> Αν όχι το μετράμε όπως και να έχει αλλά δεν είμαι σίγουρος ότι έχει πολύ νόημα για στατιστική σύγκριση.</w:t>
      </w:r>
    </w:p>
  </w:comment>
  <w:comment w:id="89" w:author="Polyxeni Bouzouki" w:date="2026-05-03T20:35:00Z" w:initials="PB">
    <w:p w14:paraId="1C44868A" w14:textId="77777777" w:rsidR="00E339F2" w:rsidRDefault="00E339F2" w:rsidP="00E339F2">
      <w:r>
        <w:rPr>
          <w:rStyle w:val="CommentReference"/>
        </w:rPr>
        <w:annotationRef/>
      </w:r>
      <w:r>
        <w:t>Έχετε δίκιο, δεδομένου ότι η διαδικασία είναι σύντομη, το task completion rate πιθανότατα δεν θα παρουσιάζει διαφοροποίηση μεταξύ των conditions. Σκέφτομαι να το αφαιρέσω και να χρησιμοποιήσω αντί αυτού τον χρόνο απόκρισης (response latency), δηλαδή τον χρόνο από την εμφάνιση της ερώτησης έως την έναρξη της απάντησης, καθώς συνδέεται άμεσα με την αίσθηση άγχους.</w:t>
      </w:r>
    </w:p>
  </w:comment>
  <w:comment w:id="94" w:author="Christos Katsanos" w:date="2026-04-26T19:42:00Z" w:initials="CK">
    <w:p w14:paraId="4097011A" w14:textId="01937DEE" w:rsidR="001B3663" w:rsidRDefault="001B3663">
      <w:pPr>
        <w:pStyle w:val="CommentText"/>
      </w:pPr>
      <w:r>
        <w:rPr>
          <w:rStyle w:val="CommentReference"/>
        </w:rPr>
        <w:annotationRef/>
      </w:r>
      <w:r w:rsidR="00DF7323">
        <w:t xml:space="preserve">Η γνώμη μου είναι ότι σε προπτυχιακό επίπεδο είναι καλύτερη ιδέα να είναι στα Ελληνικά. </w:t>
      </w:r>
    </w:p>
  </w:comment>
  <w:comment w:id="95" w:author="Christos Katsanos" w:date="2026-04-26T19:45:00Z" w:initials="CK">
    <w:p w14:paraId="6804517C" w14:textId="51533661" w:rsidR="00DF7323" w:rsidRPr="005A5A08" w:rsidRDefault="00DF7323" w:rsidP="007A49C9">
      <w:pPr>
        <w:pStyle w:val="CommentText"/>
      </w:pPr>
      <w:r>
        <w:rPr>
          <w:rStyle w:val="CommentReference"/>
        </w:rPr>
        <w:annotationRef/>
      </w:r>
      <w:r>
        <w:t xml:space="preserve">Αυτό εξαρτάται από τον κύριο συγγραφέα, δηλαδή εν προκειμένω εσένα. </w:t>
      </w:r>
      <w:r w:rsidR="007A49C9">
        <w:t xml:space="preserve">Θέλει όμως προσοχή στο εργαλείο για τη συγγραφή ειδικά όσον αφορά το </w:t>
      </w:r>
      <w:r>
        <w:rPr>
          <w:lang w:val="en-US"/>
        </w:rPr>
        <w:t xml:space="preserve">reviewing functionality </w:t>
      </w:r>
      <w:r w:rsidR="007A49C9">
        <w:t xml:space="preserve">(π.χ. </w:t>
      </w:r>
      <w:r w:rsidR="007A49C9">
        <w:rPr>
          <w:lang w:val="en-US"/>
        </w:rPr>
        <w:t xml:space="preserve">track changes, comments </w:t>
      </w:r>
      <w:r w:rsidR="007A49C9">
        <w:t xml:space="preserve">κλπ). Το </w:t>
      </w:r>
      <w:r w:rsidR="007A49C9">
        <w:rPr>
          <w:lang w:val="en-US"/>
        </w:rPr>
        <w:t xml:space="preserve">Overleaf </w:t>
      </w:r>
      <w:r w:rsidR="007A49C9">
        <w:t xml:space="preserve">για παράδειγμα δεν το έχει πλέον δωρεάν αυτό το </w:t>
      </w:r>
      <w:r w:rsidR="007A49C9">
        <w:rPr>
          <w:lang w:val="en-US"/>
        </w:rPr>
        <w:t>feature.</w:t>
      </w:r>
      <w:r w:rsidR="007A49C9">
        <w:t xml:space="preserve"> Επειδή τυπικά κάνω και αρκετές απευθείας αλλαγές στο κείμενο (που στο </w:t>
      </w:r>
      <w:r w:rsidR="007A49C9">
        <w:rPr>
          <w:lang w:val="en-US"/>
        </w:rPr>
        <w:t xml:space="preserve">Word </w:t>
      </w:r>
      <w:r w:rsidR="007A49C9">
        <w:t xml:space="preserve">γίνονται </w:t>
      </w:r>
      <w:r w:rsidR="007A49C9">
        <w:rPr>
          <w:lang w:val="en-US"/>
        </w:rPr>
        <w:t xml:space="preserve">tracked </w:t>
      </w:r>
      <w:r w:rsidR="007A49C9">
        <w:t xml:space="preserve">αυτόματα με </w:t>
      </w:r>
      <w:r w:rsidR="007A49C9">
        <w:rPr>
          <w:lang w:val="en-US"/>
        </w:rPr>
        <w:t>track changes</w:t>
      </w:r>
      <w:r w:rsidR="007A49C9">
        <w:t>)</w:t>
      </w:r>
      <w:r w:rsidR="007A49C9">
        <w:rPr>
          <w:lang w:val="en-US"/>
        </w:rPr>
        <w:t xml:space="preserve"> </w:t>
      </w:r>
      <w:r w:rsidR="007A49C9">
        <w:t xml:space="preserve">αν επιλέξεις </w:t>
      </w:r>
      <w:r w:rsidR="007A49C9">
        <w:rPr>
          <w:lang w:val="en-US"/>
        </w:rPr>
        <w:t xml:space="preserve">Latex </w:t>
      </w:r>
      <w:r w:rsidR="007A49C9">
        <w:t xml:space="preserve">και δεν βρεις κάποιον δωρεάν </w:t>
      </w:r>
      <w:r w:rsidR="007A49C9">
        <w:rPr>
          <w:lang w:val="en-US"/>
        </w:rPr>
        <w:t xml:space="preserve">editor </w:t>
      </w:r>
      <w:r w:rsidR="007A49C9">
        <w:t xml:space="preserve">με τέτοιο </w:t>
      </w:r>
      <w:r w:rsidR="007A49C9">
        <w:rPr>
          <w:lang w:val="en-US"/>
        </w:rPr>
        <w:t xml:space="preserve">functionality </w:t>
      </w:r>
      <w:r w:rsidR="007A49C9">
        <w:t xml:space="preserve">τότε θα μου στέλνεις </w:t>
      </w:r>
      <w:r w:rsidR="007A49C9">
        <w:rPr>
          <w:lang w:val="en-US"/>
        </w:rPr>
        <w:t xml:space="preserve">pdf </w:t>
      </w:r>
      <w:r w:rsidR="007A49C9">
        <w:t>και θα κάνω μόνο σχόλια και όχι απευθείας τις αλλαγές (θα τις κάνεις εσύ με βάση τα σχόλια).</w:t>
      </w:r>
    </w:p>
  </w:comment>
  <w:comment w:id="96" w:author="Polyxeni Bouzouki" w:date="2026-05-03T20:46:00Z" w:initials="PB">
    <w:p w14:paraId="2B0A46ED" w14:textId="77777777" w:rsidR="005A5A08" w:rsidRDefault="005A5A08" w:rsidP="005A5A08">
      <w:r>
        <w:rPr>
          <w:rStyle w:val="CommentReference"/>
        </w:rPr>
        <w:annotationRef/>
      </w:r>
      <w:r>
        <w:t xml:space="preserve">Αποφάσισα να χρησιμοποιήσω word ακολουθώντας το template που μας δώσατε, καθώς οι αυτοματισμοί του και η δυνατότητα για tracked changes διευκολύνουν τη διαδικασία.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7B0A3C" w15:done="0"/>
  <w15:commentEx w15:paraId="209D0179" w15:paraIdParent="027B0A3C" w15:done="0"/>
  <w15:commentEx w15:paraId="716D0B4C" w15:done="0"/>
  <w15:commentEx w15:paraId="5CC9B035" w15:paraIdParent="716D0B4C" w15:done="0"/>
  <w15:commentEx w15:paraId="4E0DE2A9" w15:done="0"/>
  <w15:commentEx w15:paraId="3B7CF099" w15:paraIdParent="4E0DE2A9" w15:done="0"/>
  <w15:commentEx w15:paraId="570B5BE7" w15:paraIdParent="4E0DE2A9" w15:done="0"/>
  <w15:commentEx w15:paraId="1F1D3AD5" w15:paraIdParent="4E0DE2A9" w15:done="0"/>
  <w15:commentEx w15:paraId="14DECAE1" w15:done="0"/>
  <w15:commentEx w15:paraId="1C44868A" w15:paraIdParent="14DECAE1" w15:done="0"/>
  <w15:commentEx w15:paraId="4097011A" w15:done="0"/>
  <w15:commentEx w15:paraId="6804517C" w15:done="0"/>
  <w15:commentEx w15:paraId="2B0A46ED" w15:paraIdParent="680451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AD81B0" w16cex:dateUtc="2026-04-26T17:06:00Z"/>
  <w16cex:commentExtensible w16cex:durableId="2607A01E" w16cex:dateUtc="2026-05-03T16:05:00Z"/>
  <w16cex:commentExtensible w16cex:durableId="166AD2FF" w16cex:dateUtc="2026-04-26T17:12:00Z"/>
  <w16cex:commentExtensible w16cex:durableId="5824F2AF" w16cex:dateUtc="2026-08-19T08:30:00Z"/>
  <w16cex:commentExtensible w16cex:durableId="4C9351BC" w16cex:dateUtc="2026-03-05T13:22:00Z"/>
  <w16cex:commentExtensible w16cex:durableId="11541FCD" w16cex:dateUtc="2026-03-17T15:37:00Z"/>
  <w16cex:commentExtensible w16cex:durableId="780AD19A" w16cex:dateUtc="2026-04-26T16:35:00Z"/>
  <w16cex:commentExtensible w16cex:durableId="054058EC" w16cex:dateUtc="2026-08-19T08:48:00Z"/>
  <w16cex:commentExtensible w16cex:durableId="5B80E61B" w16cex:dateUtc="2026-04-26T16:39:00Z"/>
  <w16cex:commentExtensible w16cex:durableId="045E0AF4" w16cex:dateUtc="2026-05-03T17:35:00Z"/>
  <w16cex:commentExtensible w16cex:durableId="74B56AEF" w16cex:dateUtc="2026-04-26T16:42:00Z">
    <w16cex:extLst>
      <w16:ext w16:uri="{CE6994B0-6A32-4C9F-8C6B-6E91EDA988CE}">
        <cr:reactions xmlns:cr="http://schemas.microsoft.com/office/comments/2020/reactions">
          <cr:reaction reactionType="1">
            <cr:reactionInfo dateUtc="2026-05-03T17:47:15Z">
              <cr:user userId="S::mpouzoup@office365.auth.gr::92d103a0-54c1-4bdb-8dd9-d38ce9abd347" userProvider="AD" userName="Polyxeni Bouzouki"/>
            </cr:reactionInfo>
          </cr:reaction>
        </cr:reactions>
      </w16:ext>
    </w16cex:extLst>
  </w16cex:commentExtensible>
  <w16cex:commentExtensible w16cex:durableId="13041573" w16cex:dateUtc="2026-04-26T16:45:00Z"/>
  <w16cex:commentExtensible w16cex:durableId="031176BC" w16cex:dateUtc="2026-05-03T1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7B0A3C" w16cid:durableId="41AD81B0"/>
  <w16cid:commentId w16cid:paraId="209D0179" w16cid:durableId="2607A01E"/>
  <w16cid:commentId w16cid:paraId="716D0B4C" w16cid:durableId="166AD2FF"/>
  <w16cid:commentId w16cid:paraId="5CC9B035" w16cid:durableId="5824F2AF"/>
  <w16cid:commentId w16cid:paraId="4E0DE2A9" w16cid:durableId="4C9351BC"/>
  <w16cid:commentId w16cid:paraId="3B7CF099" w16cid:durableId="11541FCD"/>
  <w16cid:commentId w16cid:paraId="570B5BE7" w16cid:durableId="780AD19A"/>
  <w16cid:commentId w16cid:paraId="1F1D3AD5" w16cid:durableId="054058EC"/>
  <w16cid:commentId w16cid:paraId="14DECAE1" w16cid:durableId="5B80E61B"/>
  <w16cid:commentId w16cid:paraId="1C44868A" w16cid:durableId="045E0AF4"/>
  <w16cid:commentId w16cid:paraId="4097011A" w16cid:durableId="74B56AEF"/>
  <w16cid:commentId w16cid:paraId="6804517C" w16cid:durableId="13041573"/>
  <w16cid:commentId w16cid:paraId="2B0A46ED" w16cid:durableId="031176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34584"/>
    <w:multiLevelType w:val="hybridMultilevel"/>
    <w:tmpl w:val="1D06F5F4"/>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16FE42BF"/>
    <w:multiLevelType w:val="hybridMultilevel"/>
    <w:tmpl w:val="3D903D2A"/>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 w15:restartNumberingAfterBreak="0">
    <w:nsid w:val="1A26488D"/>
    <w:multiLevelType w:val="hybridMultilevel"/>
    <w:tmpl w:val="0B947A90"/>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94567DA"/>
    <w:multiLevelType w:val="hybridMultilevel"/>
    <w:tmpl w:val="E8F8EEDE"/>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4" w15:restartNumberingAfterBreak="0">
    <w:nsid w:val="32467620"/>
    <w:multiLevelType w:val="hybridMultilevel"/>
    <w:tmpl w:val="F110764E"/>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DEB225C"/>
    <w:multiLevelType w:val="hybridMultilevel"/>
    <w:tmpl w:val="B226D0C8"/>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6" w15:restartNumberingAfterBreak="0">
    <w:nsid w:val="44523D31"/>
    <w:multiLevelType w:val="hybridMultilevel"/>
    <w:tmpl w:val="5BE85BE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44D740AA"/>
    <w:multiLevelType w:val="hybridMultilevel"/>
    <w:tmpl w:val="49F225C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49AC15BB"/>
    <w:multiLevelType w:val="hybridMultilevel"/>
    <w:tmpl w:val="D7542BA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15909B2"/>
    <w:multiLevelType w:val="hybridMultilevel"/>
    <w:tmpl w:val="4A727DF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53110865"/>
    <w:multiLevelType w:val="hybridMultilevel"/>
    <w:tmpl w:val="E2462E40"/>
    <w:lvl w:ilvl="0" w:tplc="469C626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E153F"/>
    <w:multiLevelType w:val="hybridMultilevel"/>
    <w:tmpl w:val="088C2F7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553110F4"/>
    <w:multiLevelType w:val="hybridMultilevel"/>
    <w:tmpl w:val="A9BC44C6"/>
    <w:lvl w:ilvl="0" w:tplc="04080005">
      <w:start w:val="1"/>
      <w:numFmt w:val="bullet"/>
      <w:lvlText w:val=""/>
      <w:lvlJc w:val="left"/>
      <w:pPr>
        <w:ind w:left="2160" w:hanging="360"/>
      </w:pPr>
      <w:rPr>
        <w:rFonts w:ascii="Wingdings" w:hAnsi="Wingdings"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3" w15:restartNumberingAfterBreak="0">
    <w:nsid w:val="5CE765D0"/>
    <w:multiLevelType w:val="hybridMultilevel"/>
    <w:tmpl w:val="5498E160"/>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4" w15:restartNumberingAfterBreak="0">
    <w:nsid w:val="66D24F50"/>
    <w:multiLevelType w:val="hybridMultilevel"/>
    <w:tmpl w:val="E06A050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67E80E18"/>
    <w:multiLevelType w:val="hybridMultilevel"/>
    <w:tmpl w:val="AC387D62"/>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16cid:durableId="1242524786">
    <w:abstractNumId w:val="4"/>
  </w:num>
  <w:num w:numId="2" w16cid:durableId="1706367503">
    <w:abstractNumId w:val="0"/>
  </w:num>
  <w:num w:numId="3" w16cid:durableId="1852916210">
    <w:abstractNumId w:val="2"/>
  </w:num>
  <w:num w:numId="4" w16cid:durableId="1404378624">
    <w:abstractNumId w:val="1"/>
  </w:num>
  <w:num w:numId="5" w16cid:durableId="1340040537">
    <w:abstractNumId w:val="12"/>
  </w:num>
  <w:num w:numId="6" w16cid:durableId="1889486278">
    <w:abstractNumId w:val="11"/>
  </w:num>
  <w:num w:numId="7" w16cid:durableId="2022971542">
    <w:abstractNumId w:val="15"/>
  </w:num>
  <w:num w:numId="8" w16cid:durableId="90905519">
    <w:abstractNumId w:val="9"/>
  </w:num>
  <w:num w:numId="9" w16cid:durableId="1544245594">
    <w:abstractNumId w:val="5"/>
  </w:num>
  <w:num w:numId="10" w16cid:durableId="1187060288">
    <w:abstractNumId w:val="6"/>
  </w:num>
  <w:num w:numId="11" w16cid:durableId="2118406471">
    <w:abstractNumId w:val="14"/>
  </w:num>
  <w:num w:numId="12" w16cid:durableId="629944867">
    <w:abstractNumId w:val="3"/>
  </w:num>
  <w:num w:numId="13" w16cid:durableId="2096247418">
    <w:abstractNumId w:val="7"/>
  </w:num>
  <w:num w:numId="14" w16cid:durableId="1707607728">
    <w:abstractNumId w:val="8"/>
  </w:num>
  <w:num w:numId="15" w16cid:durableId="787940387">
    <w:abstractNumId w:val="13"/>
  </w:num>
  <w:num w:numId="16" w16cid:durableId="193982774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lyxeni Bouzouki">
    <w15:presenceInfo w15:providerId="AD" w15:userId="S::mpouzoup@office365.auth.gr::92d103a0-54c1-4bdb-8dd9-d38ce9abd347"/>
  </w15:person>
  <w15:person w15:author="Christos Katsanos">
    <w15:presenceInfo w15:providerId="AD" w15:userId="S::ckatsanos@office365.auth.gr::b9f231b5-0dca-41f5-832c-c32850e957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trackRevision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4E6"/>
    <w:rsid w:val="00025735"/>
    <w:rsid w:val="00031C8C"/>
    <w:rsid w:val="0003570C"/>
    <w:rsid w:val="000461C7"/>
    <w:rsid w:val="00050E78"/>
    <w:rsid w:val="00051727"/>
    <w:rsid w:val="00056968"/>
    <w:rsid w:val="00081963"/>
    <w:rsid w:val="0008769C"/>
    <w:rsid w:val="000D213D"/>
    <w:rsid w:val="000F5598"/>
    <w:rsid w:val="00107409"/>
    <w:rsid w:val="00186C4F"/>
    <w:rsid w:val="00192340"/>
    <w:rsid w:val="001A55E6"/>
    <w:rsid w:val="001B3663"/>
    <w:rsid w:val="00201B97"/>
    <w:rsid w:val="00221B64"/>
    <w:rsid w:val="0022407D"/>
    <w:rsid w:val="00245A62"/>
    <w:rsid w:val="0024639E"/>
    <w:rsid w:val="00315826"/>
    <w:rsid w:val="00336607"/>
    <w:rsid w:val="0036225E"/>
    <w:rsid w:val="00384CA9"/>
    <w:rsid w:val="00394CA8"/>
    <w:rsid w:val="003A34D5"/>
    <w:rsid w:val="003A52E9"/>
    <w:rsid w:val="003B2023"/>
    <w:rsid w:val="003C5531"/>
    <w:rsid w:val="003F1D74"/>
    <w:rsid w:val="003F4674"/>
    <w:rsid w:val="0040123F"/>
    <w:rsid w:val="004274E6"/>
    <w:rsid w:val="0043114C"/>
    <w:rsid w:val="0044326B"/>
    <w:rsid w:val="00461FAE"/>
    <w:rsid w:val="0046479F"/>
    <w:rsid w:val="004A010D"/>
    <w:rsid w:val="004A1FC8"/>
    <w:rsid w:val="004F1DB4"/>
    <w:rsid w:val="005270B1"/>
    <w:rsid w:val="00574575"/>
    <w:rsid w:val="005855ED"/>
    <w:rsid w:val="005966A5"/>
    <w:rsid w:val="005A52DB"/>
    <w:rsid w:val="005A5A08"/>
    <w:rsid w:val="005D42C1"/>
    <w:rsid w:val="005E71BD"/>
    <w:rsid w:val="00636264"/>
    <w:rsid w:val="006500BC"/>
    <w:rsid w:val="0065533E"/>
    <w:rsid w:val="006839B4"/>
    <w:rsid w:val="006C2328"/>
    <w:rsid w:val="006F69B3"/>
    <w:rsid w:val="00717C8E"/>
    <w:rsid w:val="007216C7"/>
    <w:rsid w:val="007230F5"/>
    <w:rsid w:val="007503F3"/>
    <w:rsid w:val="00757D68"/>
    <w:rsid w:val="007759FE"/>
    <w:rsid w:val="00780000"/>
    <w:rsid w:val="00784610"/>
    <w:rsid w:val="007A3748"/>
    <w:rsid w:val="007A49C9"/>
    <w:rsid w:val="00824DC7"/>
    <w:rsid w:val="00830CCB"/>
    <w:rsid w:val="008419EF"/>
    <w:rsid w:val="008435EF"/>
    <w:rsid w:val="00895924"/>
    <w:rsid w:val="008A017C"/>
    <w:rsid w:val="008F2FC3"/>
    <w:rsid w:val="00900126"/>
    <w:rsid w:val="00905004"/>
    <w:rsid w:val="00915291"/>
    <w:rsid w:val="00926EFD"/>
    <w:rsid w:val="009433B2"/>
    <w:rsid w:val="00943499"/>
    <w:rsid w:val="0095423F"/>
    <w:rsid w:val="00963365"/>
    <w:rsid w:val="00971A0B"/>
    <w:rsid w:val="009C3246"/>
    <w:rsid w:val="009D30A7"/>
    <w:rsid w:val="00A3206F"/>
    <w:rsid w:val="00A357B6"/>
    <w:rsid w:val="00A40E43"/>
    <w:rsid w:val="00A43954"/>
    <w:rsid w:val="00A448CC"/>
    <w:rsid w:val="00A541C3"/>
    <w:rsid w:val="00A73C5D"/>
    <w:rsid w:val="00A84495"/>
    <w:rsid w:val="00AA1814"/>
    <w:rsid w:val="00AA7965"/>
    <w:rsid w:val="00AD36AB"/>
    <w:rsid w:val="00B3231D"/>
    <w:rsid w:val="00B51218"/>
    <w:rsid w:val="00B60EBA"/>
    <w:rsid w:val="00B822FC"/>
    <w:rsid w:val="00B87A86"/>
    <w:rsid w:val="00B97430"/>
    <w:rsid w:val="00BB55EF"/>
    <w:rsid w:val="00BB586C"/>
    <w:rsid w:val="00BB7FF0"/>
    <w:rsid w:val="00BD4FDA"/>
    <w:rsid w:val="00C0676A"/>
    <w:rsid w:val="00C070DE"/>
    <w:rsid w:val="00C26CDA"/>
    <w:rsid w:val="00C34B35"/>
    <w:rsid w:val="00C77148"/>
    <w:rsid w:val="00C80A9E"/>
    <w:rsid w:val="00C84722"/>
    <w:rsid w:val="00CE1509"/>
    <w:rsid w:val="00D012DA"/>
    <w:rsid w:val="00D27BA8"/>
    <w:rsid w:val="00D3265E"/>
    <w:rsid w:val="00D648E3"/>
    <w:rsid w:val="00D72A1C"/>
    <w:rsid w:val="00DB5285"/>
    <w:rsid w:val="00DD0550"/>
    <w:rsid w:val="00DF7323"/>
    <w:rsid w:val="00E02EA8"/>
    <w:rsid w:val="00E067A2"/>
    <w:rsid w:val="00E339F2"/>
    <w:rsid w:val="00E474FC"/>
    <w:rsid w:val="00E47C33"/>
    <w:rsid w:val="00E961D5"/>
    <w:rsid w:val="00EA4D69"/>
    <w:rsid w:val="00F16051"/>
    <w:rsid w:val="00F74A80"/>
    <w:rsid w:val="00FF32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BF54"/>
  <w15:chartTrackingRefBased/>
  <w15:docId w15:val="{33220045-C5C5-5D45-A1B4-141C97E6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4E6"/>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427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4E6"/>
    <w:rPr>
      <w:rFonts w:eastAsiaTheme="majorEastAsia" w:cstheme="majorBidi"/>
      <w:color w:val="272727" w:themeColor="text1" w:themeTint="D8"/>
    </w:rPr>
  </w:style>
  <w:style w:type="paragraph" w:styleId="Title">
    <w:name w:val="Title"/>
    <w:basedOn w:val="Normal"/>
    <w:next w:val="Normal"/>
    <w:link w:val="TitleChar"/>
    <w:uiPriority w:val="10"/>
    <w:qFormat/>
    <w:rsid w:val="00427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4E6"/>
    <w:pPr>
      <w:spacing w:before="160"/>
      <w:jc w:val="center"/>
    </w:pPr>
    <w:rPr>
      <w:i/>
      <w:iCs/>
      <w:color w:val="404040" w:themeColor="text1" w:themeTint="BF"/>
    </w:rPr>
  </w:style>
  <w:style w:type="character" w:customStyle="1" w:styleId="QuoteChar">
    <w:name w:val="Quote Char"/>
    <w:basedOn w:val="DefaultParagraphFont"/>
    <w:link w:val="Quote"/>
    <w:uiPriority w:val="29"/>
    <w:rsid w:val="004274E6"/>
    <w:rPr>
      <w:i/>
      <w:iCs/>
      <w:color w:val="404040" w:themeColor="text1" w:themeTint="BF"/>
    </w:rPr>
  </w:style>
  <w:style w:type="paragraph" w:styleId="ListParagraph">
    <w:name w:val="List Paragraph"/>
    <w:basedOn w:val="Normal"/>
    <w:uiPriority w:val="34"/>
    <w:qFormat/>
    <w:rsid w:val="004274E6"/>
    <w:pPr>
      <w:ind w:left="720"/>
      <w:contextualSpacing/>
    </w:pPr>
  </w:style>
  <w:style w:type="character" w:styleId="IntenseEmphasis">
    <w:name w:val="Intense Emphasis"/>
    <w:basedOn w:val="DefaultParagraphFont"/>
    <w:uiPriority w:val="21"/>
    <w:qFormat/>
    <w:rsid w:val="004274E6"/>
    <w:rPr>
      <w:i/>
      <w:iCs/>
      <w:color w:val="0F4761" w:themeColor="accent1" w:themeShade="BF"/>
    </w:rPr>
  </w:style>
  <w:style w:type="paragraph" w:styleId="IntenseQuote">
    <w:name w:val="Intense Quote"/>
    <w:basedOn w:val="Normal"/>
    <w:next w:val="Normal"/>
    <w:link w:val="IntenseQuoteChar"/>
    <w:uiPriority w:val="30"/>
    <w:qFormat/>
    <w:rsid w:val="00427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4E6"/>
    <w:rPr>
      <w:i/>
      <w:iCs/>
      <w:color w:val="0F4761" w:themeColor="accent1" w:themeShade="BF"/>
    </w:rPr>
  </w:style>
  <w:style w:type="character" w:styleId="IntenseReference">
    <w:name w:val="Intense Reference"/>
    <w:basedOn w:val="DefaultParagraphFont"/>
    <w:uiPriority w:val="32"/>
    <w:qFormat/>
    <w:rsid w:val="004274E6"/>
    <w:rPr>
      <w:b/>
      <w:bCs/>
      <w:smallCaps/>
      <w:color w:val="0F4761" w:themeColor="accent1" w:themeShade="BF"/>
      <w:spacing w:val="5"/>
    </w:rPr>
  </w:style>
  <w:style w:type="character" w:styleId="Hyperlink">
    <w:name w:val="Hyperlink"/>
    <w:basedOn w:val="DefaultParagraphFont"/>
    <w:uiPriority w:val="99"/>
    <w:unhideWhenUsed/>
    <w:rsid w:val="004274E6"/>
    <w:rPr>
      <w:color w:val="467886" w:themeColor="hyperlink"/>
      <w:u w:val="single"/>
    </w:rPr>
  </w:style>
  <w:style w:type="paragraph" w:styleId="NormalWeb">
    <w:name w:val="Normal (Web)"/>
    <w:basedOn w:val="Normal"/>
    <w:uiPriority w:val="99"/>
    <w:semiHidden/>
    <w:unhideWhenUsed/>
    <w:rsid w:val="004274E6"/>
    <w:pPr>
      <w:spacing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1">
    <w:name w:val="p1"/>
    <w:basedOn w:val="Normal"/>
    <w:rsid w:val="003A52E9"/>
    <w:pPr>
      <w:spacing w:beforeAutospacing="1" w:after="100" w:afterAutospacing="1" w:line="240" w:lineRule="auto"/>
    </w:pPr>
    <w:rPr>
      <w:rFonts w:ascii="Times New Roman" w:eastAsia="Times New Roman" w:hAnsi="Times New Roman" w:cs="Times New Roman"/>
      <w:sz w:val="24"/>
      <w:szCs w:val="24"/>
      <w:lang w:eastAsia="el-GR"/>
    </w:rPr>
  </w:style>
  <w:style w:type="paragraph" w:styleId="Revision">
    <w:name w:val="Revision"/>
    <w:hidden/>
    <w:uiPriority w:val="99"/>
    <w:semiHidden/>
    <w:rsid w:val="00EA4D69"/>
    <w:pPr>
      <w:spacing w:after="0" w:line="240" w:lineRule="auto"/>
    </w:pPr>
    <w:rPr>
      <w:rFonts w:eastAsiaTheme="minorEastAsia"/>
      <w:kern w:val="0"/>
      <w:sz w:val="20"/>
      <w:szCs w:val="20"/>
      <w14:ligatures w14:val="none"/>
    </w:rPr>
  </w:style>
  <w:style w:type="character" w:styleId="CommentReference">
    <w:name w:val="annotation reference"/>
    <w:basedOn w:val="DefaultParagraphFont"/>
    <w:uiPriority w:val="99"/>
    <w:semiHidden/>
    <w:unhideWhenUsed/>
    <w:rsid w:val="00EA4D69"/>
    <w:rPr>
      <w:sz w:val="16"/>
      <w:szCs w:val="16"/>
    </w:rPr>
  </w:style>
  <w:style w:type="paragraph" w:styleId="CommentText">
    <w:name w:val="annotation text"/>
    <w:basedOn w:val="Normal"/>
    <w:link w:val="CommentTextChar"/>
    <w:uiPriority w:val="99"/>
    <w:unhideWhenUsed/>
    <w:rsid w:val="00EA4D69"/>
    <w:pPr>
      <w:spacing w:line="240" w:lineRule="auto"/>
    </w:pPr>
  </w:style>
  <w:style w:type="character" w:customStyle="1" w:styleId="CommentTextChar">
    <w:name w:val="Comment Text Char"/>
    <w:basedOn w:val="DefaultParagraphFont"/>
    <w:link w:val="CommentText"/>
    <w:uiPriority w:val="99"/>
    <w:rsid w:val="00EA4D69"/>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A4D69"/>
    <w:rPr>
      <w:b/>
      <w:bCs/>
    </w:rPr>
  </w:style>
  <w:style w:type="character" w:customStyle="1" w:styleId="CommentSubjectChar">
    <w:name w:val="Comment Subject Char"/>
    <w:basedOn w:val="CommentTextChar"/>
    <w:link w:val="CommentSubject"/>
    <w:uiPriority w:val="99"/>
    <w:semiHidden/>
    <w:rsid w:val="00EA4D69"/>
    <w:rPr>
      <w:rFonts w:eastAsiaTheme="minorEastAsia"/>
      <w:b/>
      <w:bCs/>
      <w:kern w:val="0"/>
      <w:sz w:val="20"/>
      <w:szCs w:val="20"/>
      <w14:ligatures w14:val="none"/>
    </w:rPr>
  </w:style>
  <w:style w:type="paragraph" w:styleId="Bibliography">
    <w:name w:val="Bibliography"/>
    <w:basedOn w:val="Normal"/>
    <w:next w:val="Normal"/>
    <w:uiPriority w:val="37"/>
    <w:unhideWhenUsed/>
    <w:rsid w:val="004A1FC8"/>
    <w:pPr>
      <w:spacing w:after="0" w:line="480" w:lineRule="auto"/>
      <w:ind w:left="720" w:hanging="720"/>
    </w:pPr>
  </w:style>
  <w:style w:type="character" w:styleId="Strong">
    <w:name w:val="Strong"/>
    <w:basedOn w:val="DefaultParagraphFont"/>
    <w:uiPriority w:val="22"/>
    <w:qFormat/>
    <w:rsid w:val="00A43954"/>
    <w:rPr>
      <w:b/>
      <w:bCs/>
    </w:rPr>
  </w:style>
  <w:style w:type="character" w:styleId="Emphasis">
    <w:name w:val="Emphasis"/>
    <w:basedOn w:val="DefaultParagraphFont"/>
    <w:uiPriority w:val="20"/>
    <w:qFormat/>
    <w:rsid w:val="0065533E"/>
    <w:rPr>
      <w:i/>
      <w:iCs/>
    </w:rPr>
  </w:style>
  <w:style w:type="character" w:customStyle="1" w:styleId="citation-209">
    <w:name w:val="citation-209"/>
    <w:basedOn w:val="DefaultParagraphFont"/>
    <w:rsid w:val="009C3246"/>
  </w:style>
  <w:style w:type="character" w:customStyle="1" w:styleId="citation-206">
    <w:name w:val="citation-206"/>
    <w:basedOn w:val="DefaultParagraphFont"/>
    <w:rsid w:val="009C3246"/>
  </w:style>
  <w:style w:type="character" w:customStyle="1" w:styleId="citation-310">
    <w:name w:val="citation-310"/>
    <w:basedOn w:val="DefaultParagraphFont"/>
    <w:rsid w:val="006F69B3"/>
  </w:style>
  <w:style w:type="character" w:customStyle="1" w:styleId="apple-converted-space">
    <w:name w:val="apple-converted-space"/>
    <w:basedOn w:val="DefaultParagraphFont"/>
    <w:rsid w:val="006F69B3"/>
  </w:style>
  <w:style w:type="character" w:customStyle="1" w:styleId="citation-309">
    <w:name w:val="citation-309"/>
    <w:basedOn w:val="DefaultParagraphFont"/>
    <w:rsid w:val="006F69B3"/>
  </w:style>
  <w:style w:type="character" w:styleId="UnresolvedMention">
    <w:name w:val="Unresolved Mention"/>
    <w:basedOn w:val="DefaultParagraphFont"/>
    <w:uiPriority w:val="99"/>
    <w:semiHidden/>
    <w:unhideWhenUsed/>
    <w:rsid w:val="00C07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youtube.com/watch?v=JppYmctp0a8" TargetMode="External"/><Relationship Id="rId2" Type="http://schemas.openxmlformats.org/officeDocument/2006/relationships/hyperlink" Target="https://www.microsoft.com/en-us/haxtoolkit/library/" TargetMode="External"/><Relationship Id="rId1" Type="http://schemas.openxmlformats.org/officeDocument/2006/relationships/hyperlink" Target="https://doi.org/10.1145/3290605.3300233"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hyperlink" Target="https://doi.org/10.1109/ISET61814.2024.00048"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ijhcs.2013.07.003" TargetMode="Externa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389CC-A2D0-1A40-94DD-26675A063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1658</Words>
  <Characters>9455</Characters>
  <Application>Microsoft Office Word</Application>
  <DocSecurity>0</DocSecurity>
  <Lines>78</Lines>
  <Paragraphs>22</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Polyxeni Bouzouki</dc:creator>
  <cp:keywords/>
  <dc:description/>
  <cp:lastModifiedBy>Polyxeni Bouzouki</cp:lastModifiedBy>
  <cp:revision>4</cp:revision>
  <dcterms:created xsi:type="dcterms:W3CDTF">2026-08-19T09:22:00Z</dcterms:created>
  <dcterms:modified xsi:type="dcterms:W3CDTF">2026-08-19T12:09:00Z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id="ajdpCxEv"/&gt;&lt;style id="http://www.zotero.org/styles/apa" locale="el-GR"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